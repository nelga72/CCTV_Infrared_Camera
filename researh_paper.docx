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14CCA7" w14:textId="18F1DAB3" w:rsidR="00C96D30" w:rsidRPr="00FD7E02" w:rsidRDefault="00D03A20" w:rsidP="009312C7">
      <w:pPr>
        <w:spacing w:line="480" w:lineRule="auto"/>
        <w:outlineLvl w:val="0"/>
        <w:rPr>
          <w:rFonts w:asciiTheme="majorBidi" w:hAnsiTheme="majorBidi" w:cstheme="majorBidi"/>
          <w:b/>
          <w:bCs/>
          <w:sz w:val="28"/>
          <w:szCs w:val="28"/>
        </w:rPr>
      </w:pPr>
      <w:r w:rsidRPr="00FD7E02">
        <w:rPr>
          <w:rFonts w:asciiTheme="majorBidi" w:hAnsiTheme="majorBidi" w:cstheme="majorBidi"/>
          <w:b/>
          <w:bCs/>
          <w:sz w:val="28"/>
          <w:szCs w:val="28"/>
        </w:rPr>
        <w:t>Understand</w:t>
      </w:r>
      <w:r w:rsidR="00B7026C" w:rsidRPr="00FD7E02">
        <w:rPr>
          <w:rFonts w:asciiTheme="majorBidi" w:hAnsiTheme="majorBidi" w:cstheme="majorBidi"/>
          <w:b/>
          <w:bCs/>
          <w:sz w:val="28"/>
          <w:szCs w:val="28"/>
        </w:rPr>
        <w:t>ing</w:t>
      </w:r>
      <w:r w:rsidRPr="00FD7E02">
        <w:rPr>
          <w:rFonts w:asciiTheme="majorBidi" w:hAnsiTheme="majorBidi" w:cstheme="majorBidi"/>
          <w:b/>
          <w:bCs/>
          <w:sz w:val="28"/>
          <w:szCs w:val="28"/>
        </w:rPr>
        <w:t xml:space="preserve"> Nighttime </w:t>
      </w:r>
      <w:r w:rsidR="00F9583E" w:rsidRPr="00FD7E02">
        <w:rPr>
          <w:rFonts w:asciiTheme="majorBidi" w:hAnsiTheme="majorBidi" w:cstheme="majorBidi"/>
          <w:b/>
          <w:bCs/>
          <w:sz w:val="28"/>
          <w:szCs w:val="28"/>
        </w:rPr>
        <w:t>Surveillance Camera</w:t>
      </w:r>
      <w:r w:rsidRPr="00FD7E02">
        <w:rPr>
          <w:rFonts w:asciiTheme="majorBidi" w:hAnsiTheme="majorBidi" w:cstheme="majorBidi"/>
          <w:b/>
          <w:bCs/>
          <w:sz w:val="28"/>
          <w:szCs w:val="28"/>
        </w:rPr>
        <w:t xml:space="preserve"> Coverage</w:t>
      </w:r>
      <w:r w:rsidR="00B7026C" w:rsidRPr="00FD7E02">
        <w:rPr>
          <w:rFonts w:asciiTheme="majorBidi" w:hAnsiTheme="majorBidi" w:cstheme="majorBidi"/>
          <w:b/>
          <w:bCs/>
          <w:sz w:val="28"/>
          <w:szCs w:val="28"/>
        </w:rPr>
        <w:t xml:space="preserve"> in N</w:t>
      </w:r>
      <w:r w:rsidR="00233622" w:rsidRPr="00FD7E02">
        <w:rPr>
          <w:rFonts w:asciiTheme="majorBidi" w:hAnsiTheme="majorBidi" w:cstheme="majorBidi"/>
          <w:b/>
          <w:bCs/>
          <w:sz w:val="28"/>
          <w:szCs w:val="28"/>
        </w:rPr>
        <w:t xml:space="preserve">ew </w:t>
      </w:r>
      <w:r w:rsidR="00B7026C" w:rsidRPr="00FD7E02">
        <w:rPr>
          <w:rFonts w:asciiTheme="majorBidi" w:hAnsiTheme="majorBidi" w:cstheme="majorBidi"/>
          <w:b/>
          <w:bCs/>
          <w:sz w:val="28"/>
          <w:szCs w:val="28"/>
        </w:rPr>
        <w:t>Y</w:t>
      </w:r>
      <w:r w:rsidR="00233622" w:rsidRPr="00FD7E02">
        <w:rPr>
          <w:rFonts w:asciiTheme="majorBidi" w:hAnsiTheme="majorBidi" w:cstheme="majorBidi"/>
          <w:b/>
          <w:bCs/>
          <w:sz w:val="28"/>
          <w:szCs w:val="28"/>
        </w:rPr>
        <w:t xml:space="preserve">ork </w:t>
      </w:r>
      <w:r w:rsidR="00B7026C" w:rsidRPr="00FD7E02">
        <w:rPr>
          <w:rFonts w:asciiTheme="majorBidi" w:hAnsiTheme="majorBidi" w:cstheme="majorBidi"/>
          <w:b/>
          <w:bCs/>
          <w:sz w:val="28"/>
          <w:szCs w:val="28"/>
        </w:rPr>
        <w:t>C</w:t>
      </w:r>
      <w:r w:rsidR="00233622" w:rsidRPr="00FD7E02">
        <w:rPr>
          <w:rFonts w:asciiTheme="majorBidi" w:hAnsiTheme="majorBidi" w:cstheme="majorBidi"/>
          <w:b/>
          <w:bCs/>
          <w:sz w:val="28"/>
          <w:szCs w:val="28"/>
        </w:rPr>
        <w:t>ity</w:t>
      </w:r>
    </w:p>
    <w:p w14:paraId="1689DF43" w14:textId="5848C279" w:rsidR="00D03A20" w:rsidRPr="00FD7E02" w:rsidRDefault="00324564">
      <w:pPr>
        <w:spacing w:line="360" w:lineRule="auto"/>
        <w:jc w:val="center"/>
        <w:outlineLvl w:val="0"/>
        <w:rPr>
          <w:rFonts w:asciiTheme="majorBidi" w:hAnsiTheme="majorBidi" w:cstheme="majorBidi"/>
        </w:rPr>
        <w:pPrChange w:id="0" w:author="Shipeng Sun" w:date="2018-07-26T23:42:00Z">
          <w:pPr>
            <w:spacing w:line="360" w:lineRule="auto"/>
            <w:outlineLvl w:val="0"/>
          </w:pPr>
        </w:pPrChange>
      </w:pPr>
      <w:r w:rsidRPr="00FD7E02">
        <w:rPr>
          <w:rFonts w:asciiTheme="majorBidi" w:hAnsiTheme="majorBidi" w:cstheme="majorBidi"/>
        </w:rPr>
        <w:t>Nada Elgamal</w:t>
      </w:r>
    </w:p>
    <w:p w14:paraId="3605C011" w14:textId="15A61E86" w:rsidR="009312C7" w:rsidRPr="00FD7E02" w:rsidRDefault="004E768C">
      <w:pPr>
        <w:spacing w:line="360" w:lineRule="auto"/>
        <w:jc w:val="center"/>
        <w:outlineLvl w:val="0"/>
        <w:rPr>
          <w:rFonts w:asciiTheme="majorBidi" w:hAnsiTheme="majorBidi" w:cstheme="majorBidi"/>
        </w:rPr>
        <w:pPrChange w:id="1" w:author="Shipeng Sun" w:date="2018-07-26T23:42:00Z">
          <w:pPr>
            <w:spacing w:line="360" w:lineRule="auto"/>
            <w:outlineLvl w:val="0"/>
          </w:pPr>
        </w:pPrChange>
      </w:pPr>
      <w:r w:rsidRPr="00FD7E02">
        <w:rPr>
          <w:rFonts w:asciiTheme="majorBidi" w:hAnsiTheme="majorBidi" w:cstheme="majorBidi"/>
        </w:rPr>
        <w:t xml:space="preserve">Department of Geography, </w:t>
      </w:r>
      <w:r w:rsidR="00324564" w:rsidRPr="00FD7E02">
        <w:rPr>
          <w:rFonts w:asciiTheme="majorBidi" w:hAnsiTheme="majorBidi" w:cstheme="majorBidi"/>
        </w:rPr>
        <w:t>Hunter College, 695 Park Ave, New York, NY, 10065</w:t>
      </w:r>
    </w:p>
    <w:p w14:paraId="0DDC851E" w14:textId="5FEB77FC" w:rsidR="00F87A13" w:rsidRPr="00FD7E02" w:rsidRDefault="00F87A13">
      <w:pPr>
        <w:spacing w:line="360" w:lineRule="auto"/>
        <w:jc w:val="center"/>
        <w:outlineLvl w:val="0"/>
        <w:rPr>
          <w:rFonts w:asciiTheme="majorBidi" w:hAnsiTheme="majorBidi" w:cstheme="majorBidi"/>
        </w:rPr>
        <w:pPrChange w:id="2" w:author="Shipeng Sun" w:date="2018-07-26T23:42:00Z">
          <w:pPr>
            <w:spacing w:line="360" w:lineRule="auto"/>
            <w:outlineLvl w:val="0"/>
          </w:pPr>
        </w:pPrChange>
      </w:pPr>
      <w:r w:rsidRPr="00FD7E02">
        <w:rPr>
          <w:rFonts w:asciiTheme="majorBidi" w:hAnsiTheme="majorBidi" w:cstheme="majorBidi"/>
        </w:rPr>
        <w:t>July 25, 2018</w:t>
      </w:r>
    </w:p>
    <w:p w14:paraId="20EDC60F" w14:textId="77777777" w:rsidR="009312C7" w:rsidRPr="00FD7E02" w:rsidRDefault="009312C7" w:rsidP="009312C7">
      <w:pPr>
        <w:spacing w:line="360" w:lineRule="auto"/>
        <w:outlineLvl w:val="0"/>
        <w:rPr>
          <w:rFonts w:asciiTheme="majorBidi" w:hAnsiTheme="majorBidi" w:cstheme="majorBidi"/>
        </w:rPr>
      </w:pPr>
    </w:p>
    <w:p w14:paraId="227BD123" w14:textId="108CFF06" w:rsidR="00B664B0" w:rsidRPr="00FD7E02" w:rsidRDefault="0055093D">
      <w:pPr>
        <w:spacing w:line="480" w:lineRule="auto"/>
        <w:ind w:left="720" w:right="720"/>
        <w:jc w:val="both"/>
        <w:rPr>
          <w:rFonts w:asciiTheme="majorBidi" w:hAnsiTheme="majorBidi" w:cstheme="majorBidi"/>
          <w:b/>
          <w:bCs/>
        </w:rPr>
        <w:pPrChange w:id="3" w:author="Nada Elgamal" w:date="2018-07-30T00:04:00Z">
          <w:pPr>
            <w:spacing w:line="480" w:lineRule="auto"/>
            <w:ind w:left="720" w:right="720"/>
          </w:pPr>
        </w:pPrChange>
      </w:pPr>
      <w:r w:rsidRPr="00FD7E02">
        <w:rPr>
          <w:rFonts w:asciiTheme="majorBidi" w:hAnsiTheme="majorBidi" w:cstheme="majorBidi"/>
          <w:b/>
          <w:bCs/>
        </w:rPr>
        <w:t>Abstract</w:t>
      </w:r>
      <w:r w:rsidR="00324564" w:rsidRPr="00FD7E02">
        <w:rPr>
          <w:rFonts w:asciiTheme="majorBidi" w:hAnsiTheme="majorBidi" w:cstheme="majorBidi"/>
          <w:b/>
          <w:bCs/>
        </w:rPr>
        <w:t xml:space="preserve">: </w:t>
      </w:r>
      <w:r w:rsidR="00BD6BEE" w:rsidRPr="00FD7E02">
        <w:rPr>
          <w:rFonts w:asciiTheme="majorBidi" w:hAnsiTheme="majorBidi" w:cstheme="majorBidi"/>
        </w:rPr>
        <w:t>Camera surveillance</w:t>
      </w:r>
      <w:r w:rsidR="00B664B0" w:rsidRPr="00FD7E02">
        <w:rPr>
          <w:rFonts w:asciiTheme="majorBidi" w:hAnsiTheme="majorBidi" w:cstheme="majorBidi"/>
        </w:rPr>
        <w:t xml:space="preserve"> of public spaces in New York</w:t>
      </w:r>
      <w:r w:rsidR="00E76614" w:rsidRPr="00FD7E02">
        <w:rPr>
          <w:rFonts w:asciiTheme="majorBidi" w:hAnsiTheme="majorBidi" w:cstheme="majorBidi"/>
        </w:rPr>
        <w:t xml:space="preserve"> City</w:t>
      </w:r>
      <w:r w:rsidR="00866584" w:rsidRPr="00FD7E02">
        <w:rPr>
          <w:rFonts w:asciiTheme="majorBidi" w:hAnsiTheme="majorBidi" w:cstheme="majorBidi"/>
        </w:rPr>
        <w:t xml:space="preserve"> continues to become denser </w:t>
      </w:r>
      <w:r w:rsidR="00536B47" w:rsidRPr="00FD7E02">
        <w:rPr>
          <w:rFonts w:asciiTheme="majorBidi" w:hAnsiTheme="majorBidi" w:cstheme="majorBidi"/>
        </w:rPr>
        <w:t xml:space="preserve">with </w:t>
      </w:r>
      <w:r w:rsidR="00866584" w:rsidRPr="00FD7E02">
        <w:rPr>
          <w:rFonts w:asciiTheme="majorBidi" w:hAnsiTheme="majorBidi" w:cstheme="majorBidi"/>
        </w:rPr>
        <w:t xml:space="preserve">ongoing urban and political developments. </w:t>
      </w:r>
      <w:r w:rsidR="00E76614" w:rsidRPr="00FD7E02">
        <w:rPr>
          <w:rFonts w:asciiTheme="majorBidi" w:hAnsiTheme="majorBidi" w:cstheme="majorBidi"/>
        </w:rPr>
        <w:t xml:space="preserve">While </w:t>
      </w:r>
      <w:r w:rsidR="00233622" w:rsidRPr="00FD7E02">
        <w:rPr>
          <w:rFonts w:asciiTheme="majorBidi" w:hAnsiTheme="majorBidi" w:cstheme="majorBidi"/>
        </w:rPr>
        <w:t>its</w:t>
      </w:r>
      <w:r w:rsidR="00E76614" w:rsidRPr="00FD7E02">
        <w:rPr>
          <w:rFonts w:asciiTheme="majorBidi" w:hAnsiTheme="majorBidi" w:cstheme="majorBidi"/>
        </w:rPr>
        <w:t xml:space="preserve"> widespread use might instill the public with sentiments of security</w:t>
      </w:r>
      <w:r w:rsidR="00233622" w:rsidRPr="00FD7E02">
        <w:rPr>
          <w:rFonts w:asciiTheme="majorBidi" w:hAnsiTheme="majorBidi" w:cstheme="majorBidi"/>
        </w:rPr>
        <w:t>, it is also common to have some level</w:t>
      </w:r>
      <w:ins w:id="4" w:author="Shipeng Sun" w:date="2018-07-26T23:45:00Z">
        <w:r w:rsidR="0055394E" w:rsidRPr="00FD7E02">
          <w:rPr>
            <w:rFonts w:asciiTheme="majorBidi" w:hAnsiTheme="majorBidi" w:cstheme="majorBidi"/>
          </w:rPr>
          <w:t xml:space="preserve"> of</w:t>
        </w:r>
      </w:ins>
      <w:r w:rsidR="00233622" w:rsidRPr="00FD7E02">
        <w:rPr>
          <w:rFonts w:asciiTheme="majorBidi" w:hAnsiTheme="majorBidi" w:cstheme="majorBidi"/>
        </w:rPr>
        <w:t xml:space="preserve"> distrust towards the extent of their operability. </w:t>
      </w:r>
      <w:r w:rsidR="00C26FCB" w:rsidRPr="00FD7E02">
        <w:rPr>
          <w:rFonts w:asciiTheme="majorBidi" w:hAnsiTheme="majorBidi" w:cstheme="majorBidi"/>
        </w:rPr>
        <w:t xml:space="preserve">Ideally, a fully operational camera is able to produce good quality images during the darkest hours of day. This article makes use of the near infrared feature of night-vision cameras to detect </w:t>
      </w:r>
      <w:r w:rsidR="00852458" w:rsidRPr="00FD7E02">
        <w:rPr>
          <w:rFonts w:asciiTheme="majorBidi" w:hAnsiTheme="majorBidi" w:cstheme="majorBidi"/>
        </w:rPr>
        <w:t>the qua</w:t>
      </w:r>
      <w:r w:rsidR="00340C30" w:rsidRPr="00FD7E02">
        <w:rPr>
          <w:rFonts w:asciiTheme="majorBidi" w:hAnsiTheme="majorBidi" w:cstheme="majorBidi"/>
        </w:rPr>
        <w:t>lity of their field of view, thus revealing a more realistic basis to</w:t>
      </w:r>
      <w:r w:rsidR="006C6187" w:rsidRPr="00FD7E02">
        <w:rPr>
          <w:rFonts w:asciiTheme="majorBidi" w:hAnsiTheme="majorBidi" w:cstheme="majorBidi"/>
        </w:rPr>
        <w:t xml:space="preserve"> </w:t>
      </w:r>
      <w:r w:rsidR="00340C30" w:rsidRPr="00FD7E02">
        <w:rPr>
          <w:rFonts w:asciiTheme="majorBidi" w:hAnsiTheme="majorBidi" w:cstheme="majorBidi"/>
        </w:rPr>
        <w:t>perceiving p</w:t>
      </w:r>
      <w:del w:id="5" w:author="Nada Elgamal" w:date="2018-07-29T23:30:00Z">
        <w:r w:rsidR="00340C30" w:rsidRPr="00FD7E02" w:rsidDel="009016EC">
          <w:rPr>
            <w:rFonts w:asciiTheme="majorBidi" w:hAnsiTheme="majorBidi" w:cstheme="majorBidi"/>
          </w:rPr>
          <w:delText>rotection</w:delText>
        </w:r>
      </w:del>
      <w:ins w:id="6" w:author="Nada Elgamal" w:date="2018-07-29T23:29:00Z">
        <w:r w:rsidR="009016EC" w:rsidRPr="00FD7E02">
          <w:rPr>
            <w:rFonts w:asciiTheme="majorBidi" w:hAnsiTheme="majorBidi" w:cstheme="majorBidi"/>
          </w:rPr>
          <w:t>rivacy</w:t>
        </w:r>
      </w:ins>
      <w:ins w:id="7" w:author="Nada Elgamal" w:date="2018-07-29T23:30:00Z">
        <w:r w:rsidR="009016EC" w:rsidRPr="00FD7E02">
          <w:rPr>
            <w:rFonts w:asciiTheme="majorBidi" w:hAnsiTheme="majorBidi" w:cstheme="majorBidi"/>
          </w:rPr>
          <w:t xml:space="preserve"> or protection</w:t>
        </w:r>
      </w:ins>
      <w:r w:rsidR="00340C30" w:rsidRPr="00FD7E02">
        <w:rPr>
          <w:rFonts w:asciiTheme="majorBidi" w:hAnsiTheme="majorBidi" w:cstheme="majorBidi"/>
        </w:rPr>
        <w:t>.</w:t>
      </w:r>
      <w:ins w:id="8" w:author="Nada Elgamal" w:date="2018-07-29T23:39:00Z">
        <w:r w:rsidR="00116E3B" w:rsidRPr="00FD7E02">
          <w:rPr>
            <w:rFonts w:asciiTheme="majorBidi" w:hAnsiTheme="majorBidi" w:cstheme="majorBidi"/>
          </w:rPr>
          <w:t xml:space="preserve"> </w:t>
        </w:r>
      </w:ins>
      <w:ins w:id="9" w:author="Nada Elgamal" w:date="2018-07-29T23:58:00Z">
        <w:r w:rsidR="00EB35AA" w:rsidRPr="00FD7E02">
          <w:rPr>
            <w:rFonts w:asciiTheme="majorBidi" w:hAnsiTheme="majorBidi" w:cstheme="majorBidi"/>
          </w:rPr>
          <w:t>A</w:t>
        </w:r>
      </w:ins>
      <w:ins w:id="10" w:author="Nada Elgamal" w:date="2018-07-29T23:59:00Z">
        <w:r w:rsidR="00EB35AA" w:rsidRPr="00FD7E02">
          <w:rPr>
            <w:rFonts w:asciiTheme="majorBidi" w:hAnsiTheme="majorBidi" w:cstheme="majorBidi"/>
          </w:rPr>
          <w:t>ctual a</w:t>
        </w:r>
      </w:ins>
      <w:ins w:id="11" w:author="Nada Elgamal" w:date="2018-07-29T23:58:00Z">
        <w:r w:rsidR="00EB35AA" w:rsidRPr="00FD7E02">
          <w:rPr>
            <w:rFonts w:asciiTheme="majorBidi" w:hAnsiTheme="majorBidi" w:cstheme="majorBidi"/>
          </w:rPr>
          <w:t xml:space="preserve">rea coverage of CCTV, or lack thereof, can be </w:t>
        </w:r>
      </w:ins>
      <w:ins w:id="12" w:author="Nada Elgamal" w:date="2018-07-29T23:59:00Z">
        <w:r w:rsidR="00EB35AA" w:rsidRPr="00FD7E02">
          <w:rPr>
            <w:rFonts w:asciiTheme="majorBidi" w:hAnsiTheme="majorBidi" w:cstheme="majorBidi"/>
          </w:rPr>
          <w:t>compared</w:t>
        </w:r>
      </w:ins>
      <w:ins w:id="13" w:author="Nada Elgamal" w:date="2018-07-29T23:58:00Z">
        <w:r w:rsidR="00EB35AA" w:rsidRPr="00FD7E02">
          <w:rPr>
            <w:rFonts w:asciiTheme="majorBidi" w:hAnsiTheme="majorBidi" w:cstheme="majorBidi"/>
          </w:rPr>
          <w:t xml:space="preserve"> </w:t>
        </w:r>
      </w:ins>
      <w:ins w:id="14" w:author="Nada Elgamal" w:date="2018-07-30T00:04:00Z">
        <w:r w:rsidR="00210BC7" w:rsidRPr="00FD7E02">
          <w:rPr>
            <w:rFonts w:asciiTheme="majorBidi" w:hAnsiTheme="majorBidi" w:cstheme="majorBidi"/>
          </w:rPr>
          <w:t>with</w:t>
        </w:r>
      </w:ins>
      <w:ins w:id="15" w:author="Nada Elgamal" w:date="2018-07-29T23:58:00Z">
        <w:r w:rsidR="00EB35AA" w:rsidRPr="00FD7E02">
          <w:rPr>
            <w:rFonts w:asciiTheme="majorBidi" w:hAnsiTheme="majorBidi" w:cstheme="majorBidi"/>
          </w:rPr>
          <w:t xml:space="preserve"> social, economic</w:t>
        </w:r>
      </w:ins>
      <w:ins w:id="16" w:author="Nada Elgamal" w:date="2018-07-29T23:59:00Z">
        <w:r w:rsidR="00EB35AA" w:rsidRPr="00FD7E02">
          <w:rPr>
            <w:rFonts w:asciiTheme="majorBidi" w:hAnsiTheme="majorBidi" w:cstheme="majorBidi"/>
          </w:rPr>
          <w:t xml:space="preserve">, and political </w:t>
        </w:r>
      </w:ins>
      <w:ins w:id="17" w:author="Nada Elgamal" w:date="2018-07-30T00:03:00Z">
        <w:r w:rsidR="00210BC7" w:rsidRPr="00FD7E02">
          <w:rPr>
            <w:rFonts w:asciiTheme="majorBidi" w:hAnsiTheme="majorBidi" w:cstheme="majorBidi"/>
          </w:rPr>
          <w:t>factors</w:t>
        </w:r>
      </w:ins>
      <w:ins w:id="18" w:author="Nada Elgamal" w:date="2018-07-30T00:01:00Z">
        <w:r w:rsidR="00504C40" w:rsidRPr="00FD7E02">
          <w:rPr>
            <w:rFonts w:asciiTheme="majorBidi" w:hAnsiTheme="majorBidi" w:cstheme="majorBidi"/>
          </w:rPr>
          <w:t xml:space="preserve"> in future studies</w:t>
        </w:r>
      </w:ins>
      <w:ins w:id="19" w:author="Nada Elgamal" w:date="2018-07-29T23:59:00Z">
        <w:r w:rsidR="00EB35AA" w:rsidRPr="00FD7E02">
          <w:rPr>
            <w:rFonts w:asciiTheme="majorBidi" w:hAnsiTheme="majorBidi" w:cstheme="majorBidi"/>
          </w:rPr>
          <w:t xml:space="preserve"> </w:t>
        </w:r>
      </w:ins>
      <w:ins w:id="20" w:author="Nada Elgamal" w:date="2018-07-30T00:01:00Z">
        <w:r w:rsidR="00504C40" w:rsidRPr="00FD7E02">
          <w:rPr>
            <w:rFonts w:asciiTheme="majorBidi" w:hAnsiTheme="majorBidi" w:cstheme="majorBidi"/>
          </w:rPr>
          <w:t>as well as</w:t>
        </w:r>
      </w:ins>
      <w:ins w:id="21" w:author="Nada Elgamal" w:date="2018-07-29T23:59:00Z">
        <w:r w:rsidR="00EB35AA" w:rsidRPr="00FD7E02">
          <w:rPr>
            <w:rFonts w:asciiTheme="majorBidi" w:hAnsiTheme="majorBidi" w:cstheme="majorBidi"/>
          </w:rPr>
          <w:t xml:space="preserve"> </w:t>
        </w:r>
      </w:ins>
      <w:ins w:id="22" w:author="Nada Elgamal" w:date="2018-07-30T00:00:00Z">
        <w:r w:rsidR="00504C40" w:rsidRPr="00FD7E02">
          <w:rPr>
            <w:rFonts w:asciiTheme="majorBidi" w:hAnsiTheme="majorBidi" w:cstheme="majorBidi"/>
          </w:rPr>
          <w:t>determin</w:t>
        </w:r>
      </w:ins>
      <w:r w:rsidR="0005663A">
        <w:rPr>
          <w:rFonts w:asciiTheme="majorBidi" w:hAnsiTheme="majorBidi" w:cstheme="majorBidi"/>
        </w:rPr>
        <w:t>ing</w:t>
      </w:r>
      <w:ins w:id="23" w:author="Nada Elgamal" w:date="2018-07-30T00:00:00Z">
        <w:r w:rsidR="00504C40" w:rsidRPr="00FD7E02">
          <w:rPr>
            <w:rFonts w:asciiTheme="majorBidi" w:hAnsiTheme="majorBidi" w:cstheme="majorBidi"/>
          </w:rPr>
          <w:t xml:space="preserve"> decisions </w:t>
        </w:r>
      </w:ins>
      <w:ins w:id="24" w:author="Nada Elgamal" w:date="2018-07-30T00:02:00Z">
        <w:r w:rsidR="00210BC7" w:rsidRPr="00FD7E02">
          <w:rPr>
            <w:rFonts w:asciiTheme="majorBidi" w:hAnsiTheme="majorBidi" w:cstheme="majorBidi"/>
          </w:rPr>
          <w:t>to</w:t>
        </w:r>
      </w:ins>
      <w:ins w:id="25" w:author="Nada Elgamal" w:date="2018-07-30T00:04:00Z">
        <w:r w:rsidR="00210BC7" w:rsidRPr="00FD7E02">
          <w:rPr>
            <w:rFonts w:asciiTheme="majorBidi" w:hAnsiTheme="majorBidi" w:cstheme="majorBidi"/>
          </w:rPr>
          <w:t xml:space="preserve">wards </w:t>
        </w:r>
      </w:ins>
      <w:ins w:id="26" w:author="Nada Elgamal" w:date="2018-07-30T00:00:00Z">
        <w:r w:rsidR="00504C40" w:rsidRPr="00FD7E02">
          <w:rPr>
            <w:rFonts w:asciiTheme="majorBidi" w:hAnsiTheme="majorBidi" w:cstheme="majorBidi"/>
          </w:rPr>
          <w:t>educated</w:t>
        </w:r>
      </w:ins>
      <w:ins w:id="27" w:author="Nada Elgamal" w:date="2018-07-30T00:04:00Z">
        <w:r w:rsidR="00210BC7" w:rsidRPr="00FD7E02">
          <w:rPr>
            <w:rFonts w:asciiTheme="majorBidi" w:hAnsiTheme="majorBidi" w:cstheme="majorBidi"/>
          </w:rPr>
          <w:t xml:space="preserve"> actions</w:t>
        </w:r>
      </w:ins>
      <w:ins w:id="28" w:author="Nada Elgamal" w:date="2018-07-30T00:01:00Z">
        <w:r w:rsidR="00504C40" w:rsidRPr="00FD7E02">
          <w:rPr>
            <w:rFonts w:asciiTheme="majorBidi" w:hAnsiTheme="majorBidi" w:cstheme="majorBidi"/>
          </w:rPr>
          <w:t xml:space="preserve"> in present practices. </w:t>
        </w:r>
      </w:ins>
      <w:bookmarkStart w:id="29" w:name="_GoBack"/>
      <w:bookmarkEnd w:id="29"/>
    </w:p>
    <w:p w14:paraId="5BC5E0B1" w14:textId="0E71F0F3" w:rsidR="00CD3269" w:rsidRPr="00FD7E02" w:rsidRDefault="008121AB" w:rsidP="009312C7">
      <w:pPr>
        <w:spacing w:after="120" w:line="480" w:lineRule="auto"/>
        <w:ind w:left="720" w:right="720"/>
        <w:rPr>
          <w:rFonts w:asciiTheme="majorBidi" w:hAnsiTheme="majorBidi" w:cstheme="majorBidi"/>
        </w:rPr>
      </w:pPr>
      <w:r w:rsidRPr="00FD7E02">
        <w:rPr>
          <w:rFonts w:asciiTheme="majorBidi" w:hAnsiTheme="majorBidi" w:cstheme="majorBidi"/>
          <w:b/>
          <w:bCs/>
        </w:rPr>
        <w:t>Keywords:</w:t>
      </w:r>
      <w:r w:rsidRPr="00FD7E02">
        <w:rPr>
          <w:rFonts w:asciiTheme="majorBidi" w:hAnsiTheme="majorBidi" w:cstheme="majorBidi"/>
        </w:rPr>
        <w:t xml:space="preserve"> </w:t>
      </w:r>
      <w:r w:rsidR="006C6187" w:rsidRPr="00FD7E02">
        <w:rPr>
          <w:rFonts w:asciiTheme="majorBidi" w:hAnsiTheme="majorBidi" w:cstheme="majorBidi"/>
        </w:rPr>
        <w:t xml:space="preserve">Camera, </w:t>
      </w:r>
      <w:r w:rsidRPr="00FD7E02">
        <w:rPr>
          <w:rFonts w:asciiTheme="majorBidi" w:hAnsiTheme="majorBidi" w:cstheme="majorBidi"/>
        </w:rPr>
        <w:t>CCTV,</w:t>
      </w:r>
      <w:r w:rsidR="00CD3269" w:rsidRPr="00FD7E02">
        <w:rPr>
          <w:rFonts w:asciiTheme="majorBidi" w:hAnsiTheme="majorBidi" w:cstheme="majorBidi"/>
        </w:rPr>
        <w:t xml:space="preserve"> </w:t>
      </w:r>
      <w:r w:rsidRPr="00FD7E02">
        <w:rPr>
          <w:rFonts w:asciiTheme="majorBidi" w:hAnsiTheme="majorBidi" w:cstheme="majorBidi"/>
        </w:rPr>
        <w:t>Near Infrared</w:t>
      </w:r>
      <w:r w:rsidR="00CD3269" w:rsidRPr="00FD7E02">
        <w:rPr>
          <w:rFonts w:asciiTheme="majorBidi" w:hAnsiTheme="majorBidi" w:cstheme="majorBidi"/>
        </w:rPr>
        <w:t xml:space="preserve">, </w:t>
      </w:r>
      <w:r w:rsidRPr="00FD7E02">
        <w:rPr>
          <w:rFonts w:asciiTheme="majorBidi" w:hAnsiTheme="majorBidi" w:cstheme="majorBidi"/>
        </w:rPr>
        <w:t>NYC</w:t>
      </w:r>
      <w:r w:rsidR="00CD3269" w:rsidRPr="00FD7E02">
        <w:rPr>
          <w:rFonts w:asciiTheme="majorBidi" w:hAnsiTheme="majorBidi" w:cstheme="majorBidi"/>
        </w:rPr>
        <w:t>, Surveillance</w:t>
      </w:r>
    </w:p>
    <w:p w14:paraId="6D40143F" w14:textId="7D428748" w:rsidR="002970A0" w:rsidRPr="00FD7E02" w:rsidRDefault="002970A0" w:rsidP="009312C7">
      <w:pPr>
        <w:spacing w:before="240" w:after="120" w:line="480" w:lineRule="auto"/>
        <w:rPr>
          <w:rFonts w:asciiTheme="majorBidi" w:hAnsiTheme="majorBidi" w:cstheme="majorBidi"/>
        </w:rPr>
      </w:pPr>
      <w:r w:rsidRPr="00FD7E02">
        <w:rPr>
          <w:rFonts w:asciiTheme="majorBidi" w:hAnsiTheme="majorBidi" w:cstheme="majorBidi"/>
          <w:b/>
          <w:bCs/>
        </w:rPr>
        <w:t>Introduction</w:t>
      </w:r>
    </w:p>
    <w:p w14:paraId="0288E2D6" w14:textId="151775BD" w:rsidR="00BE1AAE" w:rsidRPr="00FD7E02" w:rsidRDefault="00563916" w:rsidP="00F544AF">
      <w:pPr>
        <w:spacing w:line="480" w:lineRule="auto"/>
        <w:rPr>
          <w:rFonts w:asciiTheme="majorBidi" w:hAnsiTheme="majorBidi" w:cstheme="majorBidi"/>
        </w:rPr>
      </w:pPr>
      <w:r w:rsidRPr="00FD7E02">
        <w:rPr>
          <w:rFonts w:asciiTheme="majorBidi" w:hAnsiTheme="majorBidi" w:cstheme="majorBidi"/>
        </w:rPr>
        <w:t>The past few decades have seen a</w:t>
      </w:r>
      <w:r w:rsidR="00B061F3" w:rsidRPr="00FD7E02">
        <w:rPr>
          <w:rFonts w:asciiTheme="majorBidi" w:hAnsiTheme="majorBidi" w:cstheme="majorBidi"/>
        </w:rPr>
        <w:t>n alarming rise in surveillance</w:t>
      </w:r>
      <w:r w:rsidR="00B446D4" w:rsidRPr="00FD7E02">
        <w:rPr>
          <w:rFonts w:asciiTheme="majorBidi" w:hAnsiTheme="majorBidi" w:cstheme="majorBidi"/>
        </w:rPr>
        <w:t xml:space="preserve"> in general, raising debates on the efficacy of</w:t>
      </w:r>
      <w:r w:rsidR="00B061F3" w:rsidRPr="00FD7E02">
        <w:rPr>
          <w:rFonts w:asciiTheme="majorBidi" w:hAnsiTheme="majorBidi" w:cstheme="majorBidi"/>
        </w:rPr>
        <w:t xml:space="preserve"> security at the </w:t>
      </w:r>
      <w:r w:rsidR="00CD7629" w:rsidRPr="00FD7E02">
        <w:rPr>
          <w:rFonts w:asciiTheme="majorBidi" w:hAnsiTheme="majorBidi" w:cstheme="majorBidi"/>
        </w:rPr>
        <w:t>expense</w:t>
      </w:r>
      <w:r w:rsidR="00B061F3" w:rsidRPr="00FD7E02">
        <w:rPr>
          <w:rFonts w:asciiTheme="majorBidi" w:hAnsiTheme="majorBidi" w:cstheme="majorBidi"/>
        </w:rPr>
        <w:t xml:space="preserve"> of privacy. </w:t>
      </w:r>
      <w:r w:rsidR="002522FD" w:rsidRPr="00FD7E02">
        <w:rPr>
          <w:rFonts w:asciiTheme="majorBidi" w:hAnsiTheme="majorBidi" w:cstheme="majorBidi"/>
        </w:rPr>
        <w:t>Closed Circuit Television (CCTV) in public spaces has become</w:t>
      </w:r>
      <w:r w:rsidR="00432C21" w:rsidRPr="00FD7E02">
        <w:rPr>
          <w:rFonts w:asciiTheme="majorBidi" w:hAnsiTheme="majorBidi" w:cstheme="majorBidi"/>
        </w:rPr>
        <w:t xml:space="preserve"> criminology’s model organism</w:t>
      </w:r>
      <w:r w:rsidR="002522FD" w:rsidRPr="00FD7E02">
        <w:rPr>
          <w:rFonts w:asciiTheme="majorBidi" w:hAnsiTheme="majorBidi" w:cstheme="majorBidi"/>
        </w:rPr>
        <w:t xml:space="preserve"> for exploring </w:t>
      </w:r>
      <w:r w:rsidR="003A080E" w:rsidRPr="00FD7E02">
        <w:rPr>
          <w:rFonts w:asciiTheme="majorBidi" w:hAnsiTheme="majorBidi" w:cstheme="majorBidi"/>
        </w:rPr>
        <w:t>its effects on</w:t>
      </w:r>
      <w:r w:rsidR="002522FD" w:rsidRPr="00FD7E02">
        <w:rPr>
          <w:rFonts w:asciiTheme="majorBidi" w:hAnsiTheme="majorBidi" w:cstheme="majorBidi"/>
        </w:rPr>
        <w:t xml:space="preserve"> public perception and the deterrence of terrorism</w:t>
      </w:r>
      <w:r w:rsidR="00156501" w:rsidRPr="00FD7E02">
        <w:rPr>
          <w:rFonts w:asciiTheme="majorBidi" w:hAnsiTheme="majorBidi" w:cstheme="majorBidi"/>
        </w:rPr>
        <w:t xml:space="preserve">, crime, or minor incivilities. </w:t>
      </w:r>
      <w:r w:rsidR="00A93A35" w:rsidRPr="00FD7E02">
        <w:rPr>
          <w:rFonts w:asciiTheme="majorBidi" w:hAnsiTheme="majorBidi" w:cstheme="majorBidi"/>
        </w:rPr>
        <w:t>However, i</w:t>
      </w:r>
      <w:r w:rsidR="0023116F" w:rsidRPr="00FD7E02">
        <w:rPr>
          <w:rFonts w:asciiTheme="majorBidi" w:hAnsiTheme="majorBidi" w:cstheme="majorBidi"/>
        </w:rPr>
        <w:t xml:space="preserve">t remains questionable whether or not </w:t>
      </w:r>
      <w:r w:rsidR="00874324" w:rsidRPr="00FD7E02">
        <w:rPr>
          <w:rFonts w:asciiTheme="majorBidi" w:hAnsiTheme="majorBidi" w:cstheme="majorBidi"/>
        </w:rPr>
        <w:t xml:space="preserve">it is </w:t>
      </w:r>
      <w:r w:rsidR="00BA3205" w:rsidRPr="00FD7E02">
        <w:rPr>
          <w:rFonts w:asciiTheme="majorBidi" w:hAnsiTheme="majorBidi" w:cstheme="majorBidi"/>
        </w:rPr>
        <w:t xml:space="preserve">successful </w:t>
      </w:r>
      <w:r w:rsidR="008A184B" w:rsidRPr="00FD7E02">
        <w:rPr>
          <w:rFonts w:asciiTheme="majorBidi" w:hAnsiTheme="majorBidi" w:cstheme="majorBidi"/>
        </w:rPr>
        <w:t>in eliminating</w:t>
      </w:r>
      <w:r w:rsidR="0023116F" w:rsidRPr="00FD7E02">
        <w:rPr>
          <w:rFonts w:asciiTheme="majorBidi" w:hAnsiTheme="majorBidi" w:cstheme="majorBidi"/>
        </w:rPr>
        <w:t xml:space="preserve"> </w:t>
      </w:r>
      <w:r w:rsidR="00BA3205" w:rsidRPr="00FD7E02">
        <w:rPr>
          <w:rFonts w:asciiTheme="majorBidi" w:hAnsiTheme="majorBidi" w:cstheme="majorBidi"/>
        </w:rPr>
        <w:t>unfavorable behavior</w:t>
      </w:r>
      <w:r w:rsidR="00582530" w:rsidRPr="00FD7E02">
        <w:rPr>
          <w:rFonts w:asciiTheme="majorBidi" w:hAnsiTheme="majorBidi" w:cstheme="majorBidi"/>
        </w:rPr>
        <w:t xml:space="preserve"> or the fear of its </w:t>
      </w:r>
      <w:del w:id="30" w:author="Shipeng Sun" w:date="2018-07-26T23:48:00Z">
        <w:r w:rsidR="00BA3205" w:rsidRPr="00FD7E02" w:rsidDel="0055394E">
          <w:rPr>
            <w:rFonts w:asciiTheme="majorBidi" w:hAnsiTheme="majorBidi" w:cstheme="majorBidi"/>
          </w:rPr>
          <w:delText>encouter</w:delText>
        </w:r>
      </w:del>
      <w:ins w:id="31" w:author="Shipeng Sun" w:date="2018-07-26T23:48:00Z">
        <w:r w:rsidR="0055394E" w:rsidRPr="00FD7E02">
          <w:rPr>
            <w:rFonts w:asciiTheme="majorBidi" w:hAnsiTheme="majorBidi" w:cstheme="majorBidi"/>
          </w:rPr>
          <w:t>encounter</w:t>
        </w:r>
      </w:ins>
      <w:r w:rsidR="00551A4E" w:rsidRPr="00FD7E02">
        <w:rPr>
          <w:rFonts w:asciiTheme="majorBidi" w:hAnsiTheme="majorBidi" w:cstheme="majorBidi"/>
        </w:rPr>
        <w:t xml:space="preserve"> (</w:t>
      </w:r>
      <w:r w:rsidR="00BE1AAE" w:rsidRPr="00FD7E02">
        <w:rPr>
          <w:rFonts w:asciiTheme="majorBidi" w:hAnsiTheme="majorBidi" w:cstheme="majorBidi"/>
        </w:rPr>
        <w:t xml:space="preserve">Gill &amp; </w:t>
      </w:r>
      <w:proofErr w:type="spellStart"/>
      <w:r w:rsidR="00BE1AAE" w:rsidRPr="00FD7E02">
        <w:rPr>
          <w:rFonts w:asciiTheme="majorBidi" w:hAnsiTheme="majorBidi" w:cstheme="majorBidi"/>
        </w:rPr>
        <w:t>Spriggs</w:t>
      </w:r>
      <w:proofErr w:type="spellEnd"/>
      <w:r w:rsidR="00BE1AAE" w:rsidRPr="00FD7E02">
        <w:rPr>
          <w:rFonts w:asciiTheme="majorBidi" w:hAnsiTheme="majorBidi" w:cstheme="majorBidi"/>
        </w:rPr>
        <w:t xml:space="preserve">, 2005; </w:t>
      </w:r>
      <w:r w:rsidR="00551A4E" w:rsidRPr="00FD7E02">
        <w:rPr>
          <w:rFonts w:asciiTheme="majorBidi" w:hAnsiTheme="majorBidi" w:cstheme="majorBidi"/>
        </w:rPr>
        <w:t xml:space="preserve">Flight, </w:t>
      </w:r>
      <w:proofErr w:type="spellStart"/>
      <w:r w:rsidR="00551A4E" w:rsidRPr="00FD7E02">
        <w:rPr>
          <w:rFonts w:asciiTheme="majorBidi" w:hAnsiTheme="majorBidi" w:cstheme="majorBidi"/>
        </w:rPr>
        <w:t>Heerwaarden</w:t>
      </w:r>
      <w:proofErr w:type="spellEnd"/>
      <w:r w:rsidR="00551A4E" w:rsidRPr="00FD7E02">
        <w:rPr>
          <w:rFonts w:asciiTheme="majorBidi" w:hAnsiTheme="majorBidi" w:cstheme="majorBidi"/>
        </w:rPr>
        <w:t xml:space="preserve"> &amp; </w:t>
      </w:r>
      <w:proofErr w:type="spellStart"/>
      <w:r w:rsidR="00551A4E" w:rsidRPr="00FD7E02">
        <w:rPr>
          <w:rFonts w:asciiTheme="majorBidi" w:hAnsiTheme="majorBidi" w:cstheme="majorBidi"/>
        </w:rPr>
        <w:t>Soomeren</w:t>
      </w:r>
      <w:proofErr w:type="spellEnd"/>
      <w:r w:rsidR="00551A4E" w:rsidRPr="00FD7E02">
        <w:rPr>
          <w:rFonts w:asciiTheme="majorBidi" w:hAnsiTheme="majorBidi" w:cstheme="majorBidi"/>
        </w:rPr>
        <w:t>, 2003)</w:t>
      </w:r>
      <w:r w:rsidR="0023116F" w:rsidRPr="00FD7E02">
        <w:rPr>
          <w:rFonts w:asciiTheme="majorBidi" w:hAnsiTheme="majorBidi" w:cstheme="majorBidi"/>
        </w:rPr>
        <w:t xml:space="preserve">. </w:t>
      </w:r>
      <w:r w:rsidR="00265AA0" w:rsidRPr="00FD7E02">
        <w:rPr>
          <w:rFonts w:asciiTheme="majorBidi" w:hAnsiTheme="majorBidi" w:cstheme="majorBidi"/>
        </w:rPr>
        <w:t xml:space="preserve"> </w:t>
      </w:r>
    </w:p>
    <w:p w14:paraId="30A3C44C" w14:textId="2FA0C5D5" w:rsidR="00034262" w:rsidRPr="00FD7E02" w:rsidRDefault="00BE1AAE" w:rsidP="00F544AF">
      <w:pPr>
        <w:spacing w:line="480" w:lineRule="auto"/>
        <w:ind w:firstLine="720"/>
        <w:rPr>
          <w:rFonts w:asciiTheme="majorBidi" w:hAnsiTheme="majorBidi" w:cstheme="majorBidi"/>
        </w:rPr>
      </w:pPr>
      <w:r w:rsidRPr="00FD7E02">
        <w:rPr>
          <w:rFonts w:asciiTheme="majorBidi" w:hAnsiTheme="majorBidi" w:cstheme="majorBidi"/>
        </w:rPr>
        <w:lastRenderedPageBreak/>
        <w:t xml:space="preserve">One study suggested that it was only effective </w:t>
      </w:r>
      <w:r w:rsidR="007669DC" w:rsidRPr="00FD7E02">
        <w:rPr>
          <w:rFonts w:asciiTheme="majorBidi" w:hAnsiTheme="majorBidi" w:cstheme="majorBidi"/>
        </w:rPr>
        <w:t>in</w:t>
      </w:r>
      <w:r w:rsidRPr="00FD7E02">
        <w:rPr>
          <w:rFonts w:asciiTheme="majorBidi" w:hAnsiTheme="majorBidi" w:cstheme="majorBidi"/>
        </w:rPr>
        <w:t xml:space="preserve"> </w:t>
      </w:r>
      <w:del w:id="32" w:author="Nada Elgamal" w:date="2018-07-29T17:28:00Z">
        <w:r w:rsidRPr="00FD7E02" w:rsidDel="002C7BB5">
          <w:rPr>
            <w:rFonts w:asciiTheme="majorBidi" w:hAnsiTheme="majorBidi" w:cstheme="majorBidi"/>
          </w:rPr>
          <w:delText xml:space="preserve">certain </w:delText>
        </w:r>
        <w:r w:rsidR="00620624" w:rsidRPr="00FD7E02" w:rsidDel="002C7BB5">
          <w:rPr>
            <w:rFonts w:asciiTheme="majorBidi" w:hAnsiTheme="majorBidi" w:cstheme="majorBidi"/>
          </w:rPr>
          <w:delText>types</w:delText>
        </w:r>
        <w:r w:rsidRPr="00FD7E02" w:rsidDel="002C7BB5">
          <w:rPr>
            <w:rFonts w:asciiTheme="majorBidi" w:hAnsiTheme="majorBidi" w:cstheme="majorBidi"/>
          </w:rPr>
          <w:delText xml:space="preserve"> of </w:delText>
        </w:r>
      </w:del>
      <w:ins w:id="33" w:author="Nada Elgamal" w:date="2018-07-29T17:29:00Z">
        <w:r w:rsidR="002C7BB5" w:rsidRPr="00FD7E02">
          <w:rPr>
            <w:rFonts w:asciiTheme="majorBidi" w:hAnsiTheme="majorBidi" w:cstheme="majorBidi"/>
          </w:rPr>
          <w:t xml:space="preserve">parking lots, </w:t>
        </w:r>
      </w:ins>
      <w:del w:id="34" w:author="Nada Elgamal" w:date="2018-07-29T17:29:00Z">
        <w:r w:rsidRPr="00FD7E02" w:rsidDel="002C7BB5">
          <w:rPr>
            <w:rFonts w:asciiTheme="majorBidi" w:hAnsiTheme="majorBidi" w:cstheme="majorBidi"/>
          </w:rPr>
          <w:delText xml:space="preserve">districts </w:delText>
        </w:r>
      </w:del>
      <w:r w:rsidRPr="00FD7E02">
        <w:rPr>
          <w:rFonts w:asciiTheme="majorBidi" w:hAnsiTheme="majorBidi" w:cstheme="majorBidi"/>
        </w:rPr>
        <w:t xml:space="preserve">but not </w:t>
      </w:r>
      <w:ins w:id="35" w:author="Nada Elgamal" w:date="2018-07-29T17:29:00Z">
        <w:r w:rsidR="002C7BB5" w:rsidRPr="00FD7E02">
          <w:rPr>
            <w:rFonts w:asciiTheme="majorBidi" w:hAnsiTheme="majorBidi" w:cstheme="majorBidi"/>
          </w:rPr>
          <w:t>so much in city centers or public housing</w:t>
        </w:r>
      </w:ins>
      <w:ins w:id="36" w:author="Nada Elgamal" w:date="2018-07-29T17:30:00Z">
        <w:r w:rsidR="002C7BB5" w:rsidRPr="00FD7E02">
          <w:rPr>
            <w:rFonts w:asciiTheme="majorBidi" w:hAnsiTheme="majorBidi" w:cstheme="majorBidi"/>
          </w:rPr>
          <w:t xml:space="preserve">, adding that lighting and </w:t>
        </w:r>
      </w:ins>
      <w:ins w:id="37" w:author="Nada Elgamal" w:date="2018-07-29T17:31:00Z">
        <w:r w:rsidR="002C7BB5" w:rsidRPr="00FD7E02">
          <w:rPr>
            <w:rFonts w:asciiTheme="majorBidi" w:hAnsiTheme="majorBidi" w:cstheme="majorBidi"/>
          </w:rPr>
          <w:t xml:space="preserve">good </w:t>
        </w:r>
      </w:ins>
      <w:ins w:id="38" w:author="Nada Elgamal" w:date="2018-07-29T17:30:00Z">
        <w:r w:rsidR="002C7BB5" w:rsidRPr="00FD7E02">
          <w:rPr>
            <w:rFonts w:asciiTheme="majorBidi" w:hAnsiTheme="majorBidi" w:cstheme="majorBidi"/>
          </w:rPr>
          <w:t>camera placement</w:t>
        </w:r>
      </w:ins>
      <w:ins w:id="39" w:author="Nada Elgamal" w:date="2018-07-29T17:31:00Z">
        <w:r w:rsidR="002C7BB5" w:rsidRPr="00FD7E02">
          <w:rPr>
            <w:rFonts w:asciiTheme="majorBidi" w:hAnsiTheme="majorBidi" w:cstheme="majorBidi"/>
          </w:rPr>
          <w:t xml:space="preserve"> </w:t>
        </w:r>
      </w:ins>
      <w:ins w:id="40" w:author="Nada Elgamal" w:date="2018-07-29T17:32:00Z">
        <w:r w:rsidR="00DE56A0" w:rsidRPr="00FD7E02">
          <w:rPr>
            <w:rFonts w:asciiTheme="majorBidi" w:hAnsiTheme="majorBidi" w:cstheme="majorBidi"/>
          </w:rPr>
          <w:t>highly contribute to their efficacy</w:t>
        </w:r>
      </w:ins>
      <w:del w:id="41" w:author="Nada Elgamal" w:date="2018-07-29T17:29:00Z">
        <w:r w:rsidRPr="00FD7E02" w:rsidDel="002C7BB5">
          <w:rPr>
            <w:rFonts w:asciiTheme="majorBidi" w:hAnsiTheme="majorBidi" w:cstheme="majorBidi"/>
          </w:rPr>
          <w:delText>others</w:delText>
        </w:r>
      </w:del>
      <w:r w:rsidRPr="00FD7E02">
        <w:rPr>
          <w:rFonts w:asciiTheme="majorBidi" w:hAnsiTheme="majorBidi" w:cstheme="majorBidi"/>
        </w:rPr>
        <w:t xml:space="preserve"> (</w:t>
      </w:r>
      <w:r w:rsidR="007B2CD3" w:rsidRPr="00FD7E02">
        <w:rPr>
          <w:rFonts w:asciiTheme="majorBidi" w:hAnsiTheme="majorBidi" w:cstheme="majorBidi"/>
        </w:rPr>
        <w:t>Farrington et</w:t>
      </w:r>
      <w:r w:rsidRPr="00FD7E02">
        <w:rPr>
          <w:rFonts w:asciiTheme="majorBidi" w:hAnsiTheme="majorBidi" w:cstheme="majorBidi"/>
        </w:rPr>
        <w:t xml:space="preserve"> al</w:t>
      </w:r>
      <w:r w:rsidR="007B2CD3" w:rsidRPr="00FD7E02">
        <w:rPr>
          <w:rFonts w:asciiTheme="majorBidi" w:hAnsiTheme="majorBidi" w:cstheme="majorBidi"/>
        </w:rPr>
        <w:t>.</w:t>
      </w:r>
      <w:r w:rsidRPr="00FD7E02">
        <w:rPr>
          <w:rFonts w:asciiTheme="majorBidi" w:hAnsiTheme="majorBidi" w:cstheme="majorBidi"/>
        </w:rPr>
        <w:t>, 2007).</w:t>
      </w:r>
      <w:r w:rsidR="00156501" w:rsidRPr="00FD7E02">
        <w:rPr>
          <w:rFonts w:asciiTheme="majorBidi" w:hAnsiTheme="majorBidi" w:cstheme="majorBidi"/>
        </w:rPr>
        <w:t xml:space="preserve"> </w:t>
      </w:r>
      <w:r w:rsidR="009855FE" w:rsidRPr="00FD7E02">
        <w:rPr>
          <w:rFonts w:asciiTheme="majorBidi" w:hAnsiTheme="majorBidi" w:cstheme="majorBidi"/>
        </w:rPr>
        <w:t xml:space="preserve">Another </w:t>
      </w:r>
      <w:r w:rsidRPr="00FD7E02">
        <w:rPr>
          <w:rFonts w:asciiTheme="majorBidi" w:hAnsiTheme="majorBidi" w:cstheme="majorBidi"/>
        </w:rPr>
        <w:t>found</w:t>
      </w:r>
      <w:r w:rsidR="009855FE" w:rsidRPr="00FD7E02">
        <w:rPr>
          <w:rFonts w:asciiTheme="majorBidi" w:hAnsiTheme="majorBidi" w:cstheme="majorBidi"/>
        </w:rPr>
        <w:t xml:space="preserve"> that </w:t>
      </w:r>
      <w:r w:rsidR="007669DC" w:rsidRPr="00FD7E02">
        <w:rPr>
          <w:rFonts w:asciiTheme="majorBidi" w:hAnsiTheme="majorBidi" w:cstheme="majorBidi"/>
        </w:rPr>
        <w:t>CCTV</w:t>
      </w:r>
      <w:r w:rsidR="009855FE" w:rsidRPr="00FD7E02">
        <w:rPr>
          <w:rFonts w:asciiTheme="majorBidi" w:hAnsiTheme="majorBidi" w:cstheme="majorBidi"/>
        </w:rPr>
        <w:t xml:space="preserve"> </w:t>
      </w:r>
      <w:r w:rsidR="007669DC" w:rsidRPr="00FD7E02">
        <w:rPr>
          <w:rFonts w:asciiTheme="majorBidi" w:hAnsiTheme="majorBidi" w:cstheme="majorBidi"/>
        </w:rPr>
        <w:t>displaced</w:t>
      </w:r>
      <w:r w:rsidR="00620624" w:rsidRPr="00FD7E02">
        <w:rPr>
          <w:rFonts w:asciiTheme="majorBidi" w:hAnsiTheme="majorBidi" w:cstheme="majorBidi"/>
        </w:rPr>
        <w:t xml:space="preserve"> different types of crime</w:t>
      </w:r>
      <w:r w:rsidR="009855FE" w:rsidRPr="00FD7E02">
        <w:rPr>
          <w:rFonts w:asciiTheme="majorBidi" w:hAnsiTheme="majorBidi" w:cstheme="majorBidi"/>
        </w:rPr>
        <w:t xml:space="preserve"> disproportionately, where some</w:t>
      </w:r>
      <w:ins w:id="42" w:author="Nada Elgamal" w:date="2018-07-29T18:52:00Z">
        <w:r w:rsidR="00D61003" w:rsidRPr="00FD7E02">
          <w:rPr>
            <w:rFonts w:asciiTheme="majorBidi" w:hAnsiTheme="majorBidi" w:cstheme="majorBidi"/>
          </w:rPr>
          <w:t xml:space="preserve"> crimes such as bike thefts</w:t>
        </w:r>
      </w:ins>
      <w:r w:rsidR="00A83111" w:rsidRPr="00FD7E02">
        <w:rPr>
          <w:rFonts w:asciiTheme="majorBidi" w:hAnsiTheme="majorBidi" w:cstheme="majorBidi"/>
        </w:rPr>
        <w:t>,</w:t>
      </w:r>
      <w:ins w:id="43" w:author="Nada Elgamal" w:date="2018-07-29T18:52:00Z">
        <w:r w:rsidR="00D61003" w:rsidRPr="00FD7E02">
          <w:rPr>
            <w:rFonts w:asciiTheme="majorBidi" w:hAnsiTheme="majorBidi" w:cstheme="majorBidi"/>
          </w:rPr>
          <w:t xml:space="preserve"> </w:t>
        </w:r>
      </w:ins>
      <w:r w:rsidR="009855FE" w:rsidRPr="00FD7E02">
        <w:rPr>
          <w:rFonts w:asciiTheme="majorBidi" w:hAnsiTheme="majorBidi" w:cstheme="majorBidi"/>
        </w:rPr>
        <w:t>decreased</w:t>
      </w:r>
      <w:r w:rsidR="00A83111" w:rsidRPr="00FD7E02">
        <w:rPr>
          <w:rFonts w:asciiTheme="majorBidi" w:hAnsiTheme="majorBidi" w:cstheme="majorBidi"/>
        </w:rPr>
        <w:t xml:space="preserve"> and </w:t>
      </w:r>
      <w:r w:rsidR="009855FE" w:rsidRPr="00FD7E02">
        <w:rPr>
          <w:rFonts w:asciiTheme="majorBidi" w:hAnsiTheme="majorBidi" w:cstheme="majorBidi"/>
        </w:rPr>
        <w:t>othe</w:t>
      </w:r>
      <w:r w:rsidR="007669DC" w:rsidRPr="00FD7E02">
        <w:rPr>
          <w:rFonts w:asciiTheme="majorBidi" w:hAnsiTheme="majorBidi" w:cstheme="majorBidi"/>
        </w:rPr>
        <w:t>rs</w:t>
      </w:r>
      <w:ins w:id="44" w:author="Nada Elgamal" w:date="2018-07-29T18:53:00Z">
        <w:r w:rsidR="00D61003" w:rsidRPr="00FD7E02">
          <w:rPr>
            <w:rFonts w:asciiTheme="majorBidi" w:hAnsiTheme="majorBidi" w:cstheme="majorBidi"/>
          </w:rPr>
          <w:t>, such as mugging</w:t>
        </w:r>
      </w:ins>
      <w:ins w:id="45" w:author="Nada Elgamal" w:date="2018-07-29T18:54:00Z">
        <w:r w:rsidR="00F966BC" w:rsidRPr="00FD7E02">
          <w:rPr>
            <w:rFonts w:asciiTheme="majorBidi" w:hAnsiTheme="majorBidi" w:cstheme="majorBidi"/>
          </w:rPr>
          <w:t xml:space="preserve"> and burglary,</w:t>
        </w:r>
      </w:ins>
      <w:r w:rsidR="007669DC" w:rsidRPr="00FD7E02">
        <w:rPr>
          <w:rFonts w:asciiTheme="majorBidi" w:hAnsiTheme="majorBidi" w:cstheme="majorBidi"/>
        </w:rPr>
        <w:t xml:space="preserve"> showed no change or</w:t>
      </w:r>
      <w:ins w:id="46" w:author="Nada Elgamal" w:date="2018-07-29T18:55:00Z">
        <w:r w:rsidR="00F966BC" w:rsidRPr="00FD7E02">
          <w:rPr>
            <w:rFonts w:asciiTheme="majorBidi" w:hAnsiTheme="majorBidi" w:cstheme="majorBidi"/>
          </w:rPr>
          <w:t xml:space="preserve"> slight</w:t>
        </w:r>
      </w:ins>
      <w:r w:rsidR="007669DC" w:rsidRPr="00FD7E02">
        <w:rPr>
          <w:rFonts w:asciiTheme="majorBidi" w:hAnsiTheme="majorBidi" w:cstheme="majorBidi"/>
        </w:rPr>
        <w:t xml:space="preserve"> increase</w:t>
      </w:r>
      <w:r w:rsidR="00E01084" w:rsidRPr="00FD7E02">
        <w:rPr>
          <w:rFonts w:asciiTheme="majorBidi" w:hAnsiTheme="majorBidi" w:cstheme="majorBidi"/>
        </w:rPr>
        <w:t>,</w:t>
      </w:r>
      <w:r w:rsidR="007669DC" w:rsidRPr="00FD7E02">
        <w:rPr>
          <w:rFonts w:asciiTheme="majorBidi" w:hAnsiTheme="majorBidi" w:cstheme="majorBidi"/>
        </w:rPr>
        <w:t xml:space="preserve"> but </w:t>
      </w:r>
      <w:ins w:id="47" w:author="Nada Elgamal" w:date="2018-07-29T18:55:00Z">
        <w:r w:rsidR="00F966BC" w:rsidRPr="00FD7E02">
          <w:rPr>
            <w:rFonts w:asciiTheme="majorBidi" w:hAnsiTheme="majorBidi" w:cstheme="majorBidi"/>
          </w:rPr>
          <w:t xml:space="preserve">in general, CCTV areas </w:t>
        </w:r>
      </w:ins>
      <w:r w:rsidR="00620624" w:rsidRPr="00FD7E02">
        <w:rPr>
          <w:rFonts w:asciiTheme="majorBidi" w:hAnsiTheme="majorBidi" w:cstheme="majorBidi"/>
        </w:rPr>
        <w:t>observed</w:t>
      </w:r>
      <w:r w:rsidR="007669DC" w:rsidRPr="00FD7E02">
        <w:rPr>
          <w:rFonts w:asciiTheme="majorBidi" w:hAnsiTheme="majorBidi" w:cstheme="majorBidi"/>
        </w:rPr>
        <w:t xml:space="preserve"> a</w:t>
      </w:r>
      <w:ins w:id="48" w:author="Nada Elgamal" w:date="2018-07-29T19:16:00Z">
        <w:r w:rsidR="00AA408F" w:rsidRPr="00FD7E02">
          <w:rPr>
            <w:rFonts w:asciiTheme="majorBidi" w:hAnsiTheme="majorBidi" w:cstheme="majorBidi"/>
          </w:rPr>
          <w:t>bout 23%</w:t>
        </w:r>
      </w:ins>
      <w:r w:rsidR="007669DC" w:rsidRPr="00FD7E02">
        <w:rPr>
          <w:rFonts w:asciiTheme="majorBidi" w:hAnsiTheme="majorBidi" w:cstheme="majorBidi"/>
        </w:rPr>
        <w:t xml:space="preserve"> net reduction in incidents (Flight, </w:t>
      </w:r>
      <w:proofErr w:type="spellStart"/>
      <w:r w:rsidR="007669DC" w:rsidRPr="00FD7E02">
        <w:rPr>
          <w:rFonts w:asciiTheme="majorBidi" w:hAnsiTheme="majorBidi" w:cstheme="majorBidi"/>
        </w:rPr>
        <w:t>Heerwaarden</w:t>
      </w:r>
      <w:proofErr w:type="spellEnd"/>
      <w:r w:rsidR="007669DC" w:rsidRPr="00FD7E02">
        <w:rPr>
          <w:rFonts w:asciiTheme="majorBidi" w:hAnsiTheme="majorBidi" w:cstheme="majorBidi"/>
        </w:rPr>
        <w:t xml:space="preserve"> &amp; </w:t>
      </w:r>
      <w:proofErr w:type="spellStart"/>
      <w:r w:rsidR="007669DC" w:rsidRPr="00FD7E02">
        <w:rPr>
          <w:rFonts w:asciiTheme="majorBidi" w:hAnsiTheme="majorBidi" w:cstheme="majorBidi"/>
        </w:rPr>
        <w:t>Soomeren</w:t>
      </w:r>
      <w:proofErr w:type="spellEnd"/>
      <w:r w:rsidR="007669DC" w:rsidRPr="00FD7E02">
        <w:rPr>
          <w:rFonts w:asciiTheme="majorBidi" w:hAnsiTheme="majorBidi" w:cstheme="majorBidi"/>
        </w:rPr>
        <w:t>, 2003)</w:t>
      </w:r>
      <w:r w:rsidRPr="00FD7E02">
        <w:rPr>
          <w:rFonts w:asciiTheme="majorBidi" w:hAnsiTheme="majorBidi" w:cstheme="majorBidi"/>
        </w:rPr>
        <w:t>.</w:t>
      </w:r>
      <w:r w:rsidR="007669DC" w:rsidRPr="00FD7E02">
        <w:rPr>
          <w:rFonts w:asciiTheme="majorBidi" w:hAnsiTheme="majorBidi" w:cstheme="majorBidi"/>
        </w:rPr>
        <w:t xml:space="preserve"> </w:t>
      </w:r>
      <w:r w:rsidR="00AE613C" w:rsidRPr="00FD7E02">
        <w:rPr>
          <w:rFonts w:asciiTheme="majorBidi" w:hAnsiTheme="majorBidi" w:cstheme="majorBidi"/>
        </w:rPr>
        <w:t>Although crime prevention is not empirically established, the i</w:t>
      </w:r>
      <w:r w:rsidR="00034262" w:rsidRPr="00FD7E02">
        <w:rPr>
          <w:rFonts w:asciiTheme="majorBidi" w:hAnsiTheme="majorBidi" w:cstheme="majorBidi"/>
        </w:rPr>
        <w:t xml:space="preserve">nvestigative </w:t>
      </w:r>
      <w:r w:rsidR="00AE613C" w:rsidRPr="00FD7E02">
        <w:rPr>
          <w:rFonts w:asciiTheme="majorBidi" w:hAnsiTheme="majorBidi" w:cstheme="majorBidi"/>
        </w:rPr>
        <w:t>applications of CCTV were h</w:t>
      </w:r>
      <w:r w:rsidR="00DC0DBD" w:rsidRPr="00FD7E02">
        <w:rPr>
          <w:rFonts w:asciiTheme="majorBidi" w:hAnsiTheme="majorBidi" w:cstheme="majorBidi"/>
        </w:rPr>
        <w:t>ighlighted for</w:t>
      </w:r>
      <w:r w:rsidR="007669DC" w:rsidRPr="00FD7E02">
        <w:rPr>
          <w:rFonts w:asciiTheme="majorBidi" w:hAnsiTheme="majorBidi" w:cstheme="majorBidi"/>
        </w:rPr>
        <w:t xml:space="preserve"> increasing the likelihood of cases </w:t>
      </w:r>
      <w:r w:rsidR="00DC0DBD" w:rsidRPr="00FD7E02">
        <w:rPr>
          <w:rFonts w:asciiTheme="majorBidi" w:hAnsiTheme="majorBidi" w:cstheme="majorBidi"/>
        </w:rPr>
        <w:t>being solved (Ashby, 2017)</w:t>
      </w:r>
      <w:r w:rsidR="00AE613C" w:rsidRPr="00FD7E02">
        <w:rPr>
          <w:rFonts w:asciiTheme="majorBidi" w:hAnsiTheme="majorBidi" w:cstheme="majorBidi"/>
        </w:rPr>
        <w:t xml:space="preserve">. </w:t>
      </w:r>
      <w:r w:rsidR="009F3D6C" w:rsidRPr="00FD7E02">
        <w:rPr>
          <w:rFonts w:asciiTheme="majorBidi" w:hAnsiTheme="majorBidi" w:cstheme="majorBidi"/>
        </w:rPr>
        <w:t>I</w:t>
      </w:r>
      <w:r w:rsidR="00551A4E" w:rsidRPr="00FD7E02">
        <w:rPr>
          <w:rFonts w:asciiTheme="majorBidi" w:hAnsiTheme="majorBidi" w:cstheme="majorBidi"/>
        </w:rPr>
        <w:t xml:space="preserve">nterviews </w:t>
      </w:r>
      <w:r w:rsidR="009F3D6C" w:rsidRPr="00FD7E02">
        <w:rPr>
          <w:rFonts w:asciiTheme="majorBidi" w:hAnsiTheme="majorBidi" w:cstheme="majorBidi"/>
        </w:rPr>
        <w:t>with</w:t>
      </w:r>
      <w:r w:rsidR="00551A4E" w:rsidRPr="00FD7E02">
        <w:rPr>
          <w:rFonts w:asciiTheme="majorBidi" w:hAnsiTheme="majorBidi" w:cstheme="majorBidi"/>
        </w:rPr>
        <w:t xml:space="preserve"> </w:t>
      </w:r>
      <w:r w:rsidRPr="00FD7E02">
        <w:rPr>
          <w:rFonts w:asciiTheme="majorBidi" w:hAnsiTheme="majorBidi" w:cstheme="majorBidi"/>
        </w:rPr>
        <w:t xml:space="preserve">convicted prisoners </w:t>
      </w:r>
      <w:r w:rsidR="00AD02EC" w:rsidRPr="00FD7E02">
        <w:rPr>
          <w:rFonts w:asciiTheme="majorBidi" w:hAnsiTheme="majorBidi" w:cstheme="majorBidi"/>
        </w:rPr>
        <w:t>on</w:t>
      </w:r>
      <w:r w:rsidR="0048320A" w:rsidRPr="00FD7E02">
        <w:rPr>
          <w:rFonts w:asciiTheme="majorBidi" w:hAnsiTheme="majorBidi" w:cstheme="majorBidi"/>
        </w:rPr>
        <w:t xml:space="preserve"> their </w:t>
      </w:r>
      <w:r w:rsidR="00E01084" w:rsidRPr="00FD7E02">
        <w:rPr>
          <w:rFonts w:asciiTheme="majorBidi" w:hAnsiTheme="majorBidi" w:cstheme="majorBidi"/>
        </w:rPr>
        <w:t>opinions regarding</w:t>
      </w:r>
      <w:r w:rsidR="0048320A" w:rsidRPr="00FD7E02">
        <w:rPr>
          <w:rFonts w:asciiTheme="majorBidi" w:hAnsiTheme="majorBidi" w:cstheme="majorBidi"/>
        </w:rPr>
        <w:t xml:space="preserve"> CCTV concluded that </w:t>
      </w:r>
      <w:r w:rsidR="00FD7208" w:rsidRPr="00FD7E02">
        <w:rPr>
          <w:rFonts w:asciiTheme="majorBidi" w:hAnsiTheme="majorBidi" w:cstheme="majorBidi"/>
        </w:rPr>
        <w:t>those who had been negatively</w:t>
      </w:r>
      <w:r w:rsidR="0097381C" w:rsidRPr="00FD7E02">
        <w:rPr>
          <w:rFonts w:asciiTheme="majorBidi" w:hAnsiTheme="majorBidi" w:cstheme="majorBidi"/>
        </w:rPr>
        <w:t xml:space="preserve"> </w:t>
      </w:r>
      <w:r w:rsidR="00BA3205" w:rsidRPr="00FD7E02">
        <w:rPr>
          <w:rFonts w:asciiTheme="majorBidi" w:hAnsiTheme="majorBidi" w:cstheme="majorBidi"/>
        </w:rPr>
        <w:t>impacted</w:t>
      </w:r>
      <w:r w:rsidR="0097381C" w:rsidRPr="00FD7E02">
        <w:rPr>
          <w:rFonts w:asciiTheme="majorBidi" w:hAnsiTheme="majorBidi" w:cstheme="majorBidi"/>
        </w:rPr>
        <w:t xml:space="preserve"> </w:t>
      </w:r>
      <w:r w:rsidR="0099504D" w:rsidRPr="00FD7E02">
        <w:rPr>
          <w:rFonts w:asciiTheme="majorBidi" w:hAnsiTheme="majorBidi" w:cstheme="majorBidi"/>
        </w:rPr>
        <w:t xml:space="preserve">by cameras in the past, </w:t>
      </w:r>
      <w:r w:rsidR="007669DC" w:rsidRPr="00FD7E02">
        <w:rPr>
          <w:rFonts w:asciiTheme="majorBidi" w:hAnsiTheme="majorBidi" w:cstheme="majorBidi"/>
        </w:rPr>
        <w:t xml:space="preserve">given </w:t>
      </w:r>
      <w:r w:rsidR="003703C9" w:rsidRPr="00FD7E02">
        <w:rPr>
          <w:rFonts w:asciiTheme="majorBidi" w:hAnsiTheme="majorBidi" w:cstheme="majorBidi"/>
        </w:rPr>
        <w:t>their awareness</w:t>
      </w:r>
      <w:r w:rsidR="0097381C" w:rsidRPr="00FD7E02">
        <w:rPr>
          <w:rFonts w:asciiTheme="majorBidi" w:hAnsiTheme="majorBidi" w:cstheme="majorBidi"/>
        </w:rPr>
        <w:t xml:space="preserve"> </w:t>
      </w:r>
      <w:r w:rsidR="0099504D" w:rsidRPr="00FD7E02">
        <w:rPr>
          <w:rFonts w:asciiTheme="majorBidi" w:hAnsiTheme="majorBidi" w:cstheme="majorBidi"/>
        </w:rPr>
        <w:t>of it</w:t>
      </w:r>
      <w:r w:rsidR="003703C9" w:rsidRPr="00FD7E02">
        <w:rPr>
          <w:rFonts w:asciiTheme="majorBidi" w:hAnsiTheme="majorBidi" w:cstheme="majorBidi"/>
        </w:rPr>
        <w:t>s role</w:t>
      </w:r>
      <w:r w:rsidR="0099504D" w:rsidRPr="00FD7E02">
        <w:rPr>
          <w:rFonts w:asciiTheme="majorBidi" w:hAnsiTheme="majorBidi" w:cstheme="majorBidi"/>
        </w:rPr>
        <w:t>,</w:t>
      </w:r>
      <w:r w:rsidR="0097381C" w:rsidRPr="00FD7E02">
        <w:rPr>
          <w:rFonts w:asciiTheme="majorBidi" w:hAnsiTheme="majorBidi" w:cstheme="majorBidi"/>
        </w:rPr>
        <w:t xml:space="preserve"> were more likely to factor it into their judgement</w:t>
      </w:r>
      <w:r w:rsidR="00E01084" w:rsidRPr="00FD7E02">
        <w:rPr>
          <w:rFonts w:asciiTheme="majorBidi" w:hAnsiTheme="majorBidi" w:cstheme="majorBidi"/>
        </w:rPr>
        <w:t xml:space="preserve"> in the future</w:t>
      </w:r>
      <w:r w:rsidR="007669DC" w:rsidRPr="00FD7E02">
        <w:rPr>
          <w:rFonts w:asciiTheme="majorBidi" w:hAnsiTheme="majorBidi" w:cstheme="majorBidi"/>
        </w:rPr>
        <w:t xml:space="preserve"> </w:t>
      </w:r>
      <w:r w:rsidR="00CA60C9" w:rsidRPr="00FD7E02">
        <w:rPr>
          <w:rFonts w:asciiTheme="majorBidi" w:hAnsiTheme="majorBidi" w:cstheme="majorBidi"/>
        </w:rPr>
        <w:t>(Gill &amp; Loveday, 2003</w:t>
      </w:r>
      <w:r w:rsidR="007669DC" w:rsidRPr="00FD7E02">
        <w:rPr>
          <w:rFonts w:asciiTheme="majorBidi" w:hAnsiTheme="majorBidi" w:cstheme="majorBidi"/>
        </w:rPr>
        <w:t>).</w:t>
      </w:r>
      <w:r w:rsidR="00156501" w:rsidRPr="00FD7E02">
        <w:rPr>
          <w:rFonts w:asciiTheme="majorBidi" w:hAnsiTheme="majorBidi" w:cstheme="majorBidi"/>
        </w:rPr>
        <w:t xml:space="preserve"> </w:t>
      </w:r>
      <w:r w:rsidR="00E01084" w:rsidRPr="00FD7E02">
        <w:rPr>
          <w:rFonts w:asciiTheme="majorBidi" w:hAnsiTheme="majorBidi" w:cstheme="majorBidi"/>
        </w:rPr>
        <w:t>Understandably,</w:t>
      </w:r>
      <w:r w:rsidR="008F5F71" w:rsidRPr="00FD7E02">
        <w:rPr>
          <w:rFonts w:asciiTheme="majorBidi" w:hAnsiTheme="majorBidi" w:cstheme="majorBidi"/>
        </w:rPr>
        <w:t xml:space="preserve"> the </w:t>
      </w:r>
      <w:r w:rsidR="003703C9" w:rsidRPr="00FD7E02">
        <w:rPr>
          <w:rFonts w:asciiTheme="majorBidi" w:hAnsiTheme="majorBidi" w:cstheme="majorBidi"/>
        </w:rPr>
        <w:t>effectiveness</w:t>
      </w:r>
      <w:r w:rsidR="008F5F71" w:rsidRPr="00FD7E02">
        <w:rPr>
          <w:rFonts w:asciiTheme="majorBidi" w:hAnsiTheme="majorBidi" w:cstheme="majorBidi"/>
        </w:rPr>
        <w:t xml:space="preserve"> of deterrence </w:t>
      </w:r>
      <w:r w:rsidR="00E01084" w:rsidRPr="00FD7E02">
        <w:rPr>
          <w:rFonts w:asciiTheme="majorBidi" w:hAnsiTheme="majorBidi" w:cstheme="majorBidi"/>
        </w:rPr>
        <w:t>results</w:t>
      </w:r>
      <w:r w:rsidR="008F5F71" w:rsidRPr="00FD7E02">
        <w:rPr>
          <w:rFonts w:asciiTheme="majorBidi" w:hAnsiTheme="majorBidi" w:cstheme="majorBidi"/>
        </w:rPr>
        <w:t xml:space="preserve"> from the perception of punishment.</w:t>
      </w:r>
      <w:r w:rsidR="00156501" w:rsidRPr="00FD7E02">
        <w:rPr>
          <w:rFonts w:asciiTheme="majorBidi" w:hAnsiTheme="majorBidi" w:cstheme="majorBidi"/>
        </w:rPr>
        <w:t xml:space="preserve"> </w:t>
      </w:r>
      <w:r w:rsidR="008F5F71" w:rsidRPr="00FD7E02">
        <w:rPr>
          <w:rFonts w:asciiTheme="majorBidi" w:hAnsiTheme="majorBidi" w:cstheme="majorBidi"/>
        </w:rPr>
        <w:t xml:space="preserve">Exploring this further, </w:t>
      </w:r>
      <w:ins w:id="49" w:author="Shipeng Sun" w:date="2018-07-26T23:51:00Z">
        <w:r w:rsidR="0055394E" w:rsidRPr="00FD7E02">
          <w:rPr>
            <w:rFonts w:asciiTheme="majorBidi" w:hAnsiTheme="majorBidi" w:cstheme="majorBidi"/>
          </w:rPr>
          <w:t xml:space="preserve">researchers </w:t>
        </w:r>
      </w:ins>
      <w:del w:id="50" w:author="Shipeng Sun" w:date="2018-07-26T23:52:00Z">
        <w:r w:rsidR="008F5F71" w:rsidRPr="00FD7E02" w:rsidDel="0055394E">
          <w:rPr>
            <w:rFonts w:asciiTheme="majorBidi" w:hAnsiTheme="majorBidi" w:cstheme="majorBidi"/>
          </w:rPr>
          <w:delText xml:space="preserve">an article </w:delText>
        </w:r>
      </w:del>
      <w:r w:rsidR="008F5F71" w:rsidRPr="00FD7E02">
        <w:rPr>
          <w:rFonts w:asciiTheme="majorBidi" w:hAnsiTheme="majorBidi" w:cstheme="majorBidi"/>
        </w:rPr>
        <w:t xml:space="preserve">reported </w:t>
      </w:r>
      <w:r w:rsidRPr="00FD7E02">
        <w:rPr>
          <w:rFonts w:asciiTheme="majorBidi" w:hAnsiTheme="majorBidi" w:cstheme="majorBidi"/>
        </w:rPr>
        <w:t xml:space="preserve">the most successful examples </w:t>
      </w:r>
      <w:r w:rsidR="008F5F71" w:rsidRPr="00FD7E02">
        <w:rPr>
          <w:rFonts w:asciiTheme="majorBidi" w:hAnsiTheme="majorBidi" w:cstheme="majorBidi"/>
        </w:rPr>
        <w:t xml:space="preserve">of crime reduction </w:t>
      </w:r>
      <w:r w:rsidRPr="00FD7E02">
        <w:rPr>
          <w:rFonts w:asciiTheme="majorBidi" w:hAnsiTheme="majorBidi" w:cstheme="majorBidi"/>
        </w:rPr>
        <w:t xml:space="preserve">were </w:t>
      </w:r>
      <w:r w:rsidR="003703C9" w:rsidRPr="00FD7E02">
        <w:rPr>
          <w:rFonts w:asciiTheme="majorBidi" w:hAnsiTheme="majorBidi" w:cstheme="majorBidi"/>
        </w:rPr>
        <w:t>those in</w:t>
      </w:r>
      <w:r w:rsidRPr="00FD7E02">
        <w:rPr>
          <w:rFonts w:asciiTheme="majorBidi" w:hAnsiTheme="majorBidi" w:cstheme="majorBidi"/>
        </w:rPr>
        <w:t xml:space="preserve"> areas actively </w:t>
      </w:r>
      <w:r w:rsidR="003703C9" w:rsidRPr="00FD7E02">
        <w:rPr>
          <w:rFonts w:asciiTheme="majorBidi" w:hAnsiTheme="majorBidi" w:cstheme="majorBidi"/>
        </w:rPr>
        <w:t>surveilled</w:t>
      </w:r>
      <w:r w:rsidRPr="00FD7E02">
        <w:rPr>
          <w:rFonts w:asciiTheme="majorBidi" w:hAnsiTheme="majorBidi" w:cstheme="majorBidi"/>
        </w:rPr>
        <w:t xml:space="preserve"> by officers </w:t>
      </w:r>
      <w:r w:rsidR="00BA3205" w:rsidRPr="00FD7E02">
        <w:rPr>
          <w:rFonts w:asciiTheme="majorBidi" w:hAnsiTheme="majorBidi" w:cstheme="majorBidi"/>
        </w:rPr>
        <w:t>who</w:t>
      </w:r>
      <w:r w:rsidR="008F5F71" w:rsidRPr="00FD7E02">
        <w:rPr>
          <w:rFonts w:asciiTheme="majorBidi" w:hAnsiTheme="majorBidi" w:cstheme="majorBidi"/>
        </w:rPr>
        <w:t xml:space="preserve"> reported offenders to nearby patrol cars </w:t>
      </w:r>
      <w:r w:rsidRPr="00FD7E02">
        <w:rPr>
          <w:rFonts w:asciiTheme="majorBidi" w:hAnsiTheme="majorBidi" w:cstheme="majorBidi"/>
        </w:rPr>
        <w:t>(</w:t>
      </w:r>
      <w:proofErr w:type="spellStart"/>
      <w:r w:rsidRPr="00FD7E02">
        <w:rPr>
          <w:rFonts w:asciiTheme="majorBidi" w:hAnsiTheme="majorBidi" w:cstheme="majorBidi"/>
        </w:rPr>
        <w:t>Piza</w:t>
      </w:r>
      <w:proofErr w:type="spellEnd"/>
      <w:r w:rsidRPr="00FD7E02">
        <w:rPr>
          <w:rFonts w:asciiTheme="majorBidi" w:hAnsiTheme="majorBidi" w:cstheme="majorBidi"/>
        </w:rPr>
        <w:t>, Caplan &amp; Kennedy, 2014).</w:t>
      </w:r>
      <w:r w:rsidR="00156501" w:rsidRPr="00FD7E02">
        <w:rPr>
          <w:rFonts w:asciiTheme="majorBidi" w:hAnsiTheme="majorBidi" w:cstheme="majorBidi"/>
        </w:rPr>
        <w:t xml:space="preserve"> </w:t>
      </w:r>
      <w:r w:rsidRPr="00FD7E02">
        <w:rPr>
          <w:rFonts w:asciiTheme="majorBidi" w:hAnsiTheme="majorBidi" w:cstheme="majorBidi"/>
        </w:rPr>
        <w:t xml:space="preserve">Generally, there is a </w:t>
      </w:r>
      <w:r w:rsidR="007B00CE" w:rsidRPr="00FD7E02">
        <w:rPr>
          <w:rFonts w:asciiTheme="majorBidi" w:hAnsiTheme="majorBidi" w:cstheme="majorBidi"/>
        </w:rPr>
        <w:t>consensus of importance place</w:t>
      </w:r>
      <w:r w:rsidRPr="00FD7E02">
        <w:rPr>
          <w:rFonts w:asciiTheme="majorBidi" w:hAnsiTheme="majorBidi" w:cstheme="majorBidi"/>
        </w:rPr>
        <w:t>d</w:t>
      </w:r>
      <w:r w:rsidR="007B00CE" w:rsidRPr="00FD7E02">
        <w:rPr>
          <w:rFonts w:asciiTheme="majorBidi" w:hAnsiTheme="majorBidi" w:cstheme="majorBidi"/>
        </w:rPr>
        <w:t xml:space="preserve"> on</w:t>
      </w:r>
      <w:r w:rsidR="000B6EC7" w:rsidRPr="00FD7E02">
        <w:rPr>
          <w:rFonts w:asciiTheme="majorBidi" w:hAnsiTheme="majorBidi" w:cstheme="majorBidi"/>
        </w:rPr>
        <w:t xml:space="preserve"> the availability of usable, good quality footage either </w:t>
      </w:r>
      <w:r w:rsidR="002136C1" w:rsidRPr="00FD7E02">
        <w:rPr>
          <w:rFonts w:asciiTheme="majorBidi" w:hAnsiTheme="majorBidi" w:cstheme="majorBidi"/>
        </w:rPr>
        <w:t>through prop</w:t>
      </w:r>
      <w:r w:rsidR="007B00CE" w:rsidRPr="00FD7E02">
        <w:rPr>
          <w:rFonts w:asciiTheme="majorBidi" w:hAnsiTheme="majorBidi" w:cstheme="majorBidi"/>
        </w:rPr>
        <w:t>er area coverage, image quality</w:t>
      </w:r>
      <w:r w:rsidR="002136C1" w:rsidRPr="00FD7E02">
        <w:rPr>
          <w:rFonts w:asciiTheme="majorBidi" w:hAnsiTheme="majorBidi" w:cstheme="majorBidi"/>
        </w:rPr>
        <w:t xml:space="preserve">, or surrounding light conditions </w:t>
      </w:r>
      <w:r w:rsidR="000B6EC7" w:rsidRPr="00FD7E02">
        <w:rPr>
          <w:rFonts w:asciiTheme="majorBidi" w:hAnsiTheme="majorBidi" w:cstheme="majorBidi"/>
        </w:rPr>
        <w:t xml:space="preserve">(Gill </w:t>
      </w:r>
      <w:r w:rsidR="007B00CE" w:rsidRPr="00FD7E02">
        <w:rPr>
          <w:rFonts w:asciiTheme="majorBidi" w:hAnsiTheme="majorBidi" w:cstheme="majorBidi"/>
        </w:rPr>
        <w:t>&amp;</w:t>
      </w:r>
      <w:r w:rsidR="000B6EC7" w:rsidRPr="00FD7E02">
        <w:rPr>
          <w:rFonts w:asciiTheme="majorBidi" w:hAnsiTheme="majorBidi" w:cstheme="majorBidi"/>
        </w:rPr>
        <w:t xml:space="preserve"> </w:t>
      </w:r>
      <w:proofErr w:type="spellStart"/>
      <w:r w:rsidR="000B6EC7" w:rsidRPr="00FD7E02">
        <w:rPr>
          <w:rFonts w:asciiTheme="majorBidi" w:hAnsiTheme="majorBidi" w:cstheme="majorBidi"/>
        </w:rPr>
        <w:t>Spriggs</w:t>
      </w:r>
      <w:proofErr w:type="spellEnd"/>
      <w:r w:rsidR="000B6EC7" w:rsidRPr="00FD7E02">
        <w:rPr>
          <w:rFonts w:asciiTheme="majorBidi" w:hAnsiTheme="majorBidi" w:cstheme="majorBidi"/>
        </w:rPr>
        <w:t>, 2005</w:t>
      </w:r>
      <w:r w:rsidR="00F906A2" w:rsidRPr="00FD7E02">
        <w:rPr>
          <w:rFonts w:asciiTheme="majorBidi" w:hAnsiTheme="majorBidi" w:cstheme="majorBidi"/>
        </w:rPr>
        <w:t>; Ashby, 2017</w:t>
      </w:r>
      <w:r w:rsidR="000B6EC7" w:rsidRPr="00FD7E02">
        <w:rPr>
          <w:rFonts w:asciiTheme="majorBidi" w:hAnsiTheme="majorBidi" w:cstheme="majorBidi"/>
        </w:rPr>
        <w:t>)</w:t>
      </w:r>
      <w:r w:rsidR="003703C9" w:rsidRPr="00FD7E02">
        <w:rPr>
          <w:rFonts w:asciiTheme="majorBidi" w:hAnsiTheme="majorBidi" w:cstheme="majorBidi"/>
        </w:rPr>
        <w:t>.</w:t>
      </w:r>
    </w:p>
    <w:p w14:paraId="66D1AEE9" w14:textId="71A68194" w:rsidR="00156501" w:rsidRPr="00FD7E02" w:rsidRDefault="00DC0DBD" w:rsidP="00116E3B">
      <w:pPr>
        <w:spacing w:line="480" w:lineRule="auto"/>
        <w:ind w:firstLine="720"/>
        <w:rPr>
          <w:rFonts w:asciiTheme="majorBidi" w:hAnsiTheme="majorBidi" w:cstheme="majorBidi"/>
        </w:rPr>
      </w:pPr>
      <w:r w:rsidRPr="00FD7E02">
        <w:rPr>
          <w:rFonts w:asciiTheme="majorBidi" w:hAnsiTheme="majorBidi" w:cstheme="majorBidi"/>
        </w:rPr>
        <w:t>On the other hand, a</w:t>
      </w:r>
      <w:r w:rsidR="00F26886" w:rsidRPr="00FD7E02">
        <w:rPr>
          <w:rFonts w:asciiTheme="majorBidi" w:hAnsiTheme="majorBidi" w:cstheme="majorBidi"/>
        </w:rPr>
        <w:t xml:space="preserve"> notable </w:t>
      </w:r>
      <w:r w:rsidR="00D878C1" w:rsidRPr="00FD7E02">
        <w:rPr>
          <w:rFonts w:asciiTheme="majorBidi" w:hAnsiTheme="majorBidi" w:cstheme="majorBidi"/>
        </w:rPr>
        <w:t>portion of the</w:t>
      </w:r>
      <w:r w:rsidRPr="00FD7E02">
        <w:rPr>
          <w:rFonts w:asciiTheme="majorBidi" w:hAnsiTheme="majorBidi" w:cstheme="majorBidi"/>
        </w:rPr>
        <w:t xml:space="preserve"> law-abiding</w:t>
      </w:r>
      <w:r w:rsidR="00D878C1" w:rsidRPr="00FD7E02">
        <w:rPr>
          <w:rFonts w:asciiTheme="majorBidi" w:hAnsiTheme="majorBidi" w:cstheme="majorBidi"/>
        </w:rPr>
        <w:t xml:space="preserve"> public </w:t>
      </w:r>
      <w:r w:rsidR="00F42E23" w:rsidRPr="00FD7E02">
        <w:rPr>
          <w:rFonts w:asciiTheme="majorBidi" w:hAnsiTheme="majorBidi" w:cstheme="majorBidi"/>
        </w:rPr>
        <w:t>feel</w:t>
      </w:r>
      <w:del w:id="51" w:author="Shipeng Sun" w:date="2018-07-26T23:53:00Z">
        <w:r w:rsidR="00F42E23" w:rsidRPr="00FD7E02" w:rsidDel="008E24AC">
          <w:rPr>
            <w:rFonts w:asciiTheme="majorBidi" w:hAnsiTheme="majorBidi" w:cstheme="majorBidi"/>
          </w:rPr>
          <w:delText>s</w:delText>
        </w:r>
      </w:del>
      <w:r w:rsidR="00D878C1" w:rsidRPr="00FD7E02">
        <w:rPr>
          <w:rFonts w:asciiTheme="majorBidi" w:hAnsiTheme="majorBidi" w:cstheme="majorBidi"/>
        </w:rPr>
        <w:t xml:space="preserve"> threatened by what </w:t>
      </w:r>
      <w:r w:rsidR="008A184B" w:rsidRPr="00FD7E02">
        <w:rPr>
          <w:rFonts w:asciiTheme="majorBidi" w:hAnsiTheme="majorBidi" w:cstheme="majorBidi"/>
        </w:rPr>
        <w:t>they perceive</w:t>
      </w:r>
      <w:r w:rsidR="00D878C1" w:rsidRPr="00FD7E02">
        <w:rPr>
          <w:rFonts w:asciiTheme="majorBidi" w:hAnsiTheme="majorBidi" w:cstheme="majorBidi"/>
        </w:rPr>
        <w:t xml:space="preserve"> as an intrusive violation to their rights </w:t>
      </w:r>
      <w:r w:rsidR="008A184B" w:rsidRPr="00FD7E02">
        <w:rPr>
          <w:rFonts w:asciiTheme="majorBidi" w:hAnsiTheme="majorBidi" w:cstheme="majorBidi"/>
        </w:rPr>
        <w:t>of</w:t>
      </w:r>
      <w:r w:rsidR="00D878C1" w:rsidRPr="00FD7E02">
        <w:rPr>
          <w:rFonts w:asciiTheme="majorBidi" w:hAnsiTheme="majorBidi" w:cstheme="majorBidi"/>
        </w:rPr>
        <w:t xml:space="preserve"> privac</w:t>
      </w:r>
      <w:r w:rsidR="00156501" w:rsidRPr="00FD7E02">
        <w:rPr>
          <w:rFonts w:asciiTheme="majorBidi" w:hAnsiTheme="majorBidi" w:cstheme="majorBidi"/>
        </w:rPr>
        <w:t>y and psychological well-being</w:t>
      </w:r>
      <w:ins w:id="52" w:author="Shipeng Sun" w:date="2018-07-26T23:53:00Z">
        <w:r w:rsidR="008E24AC" w:rsidRPr="00FD7E02">
          <w:rPr>
            <w:rFonts w:asciiTheme="majorBidi" w:hAnsiTheme="majorBidi" w:cstheme="majorBidi"/>
          </w:rPr>
          <w:t xml:space="preserve">, who </w:t>
        </w:r>
      </w:ins>
      <w:ins w:id="53" w:author="Shipeng Sun" w:date="2018-07-26T23:54:00Z">
        <w:r w:rsidR="008E24AC" w:rsidRPr="00FD7E02">
          <w:rPr>
            <w:rFonts w:asciiTheme="majorBidi" w:hAnsiTheme="majorBidi" w:cstheme="majorBidi"/>
          </w:rPr>
          <w:t xml:space="preserve">argue </w:t>
        </w:r>
      </w:ins>
      <w:del w:id="54" w:author="Shipeng Sun" w:date="2018-07-26T23:54:00Z">
        <w:r w:rsidR="00156501" w:rsidRPr="00FD7E02" w:rsidDel="008E24AC">
          <w:rPr>
            <w:rFonts w:asciiTheme="majorBidi" w:hAnsiTheme="majorBidi" w:cstheme="majorBidi"/>
          </w:rPr>
          <w:delText xml:space="preserve">. </w:delText>
        </w:r>
        <w:r w:rsidR="00F26886" w:rsidRPr="00FD7E02" w:rsidDel="008E24AC">
          <w:rPr>
            <w:rFonts w:asciiTheme="majorBidi" w:hAnsiTheme="majorBidi" w:cstheme="majorBidi"/>
          </w:rPr>
          <w:delText>One argument</w:delText>
        </w:r>
        <w:r w:rsidR="009B726A" w:rsidRPr="00FD7E02" w:rsidDel="008E24AC">
          <w:rPr>
            <w:rFonts w:asciiTheme="majorBidi" w:hAnsiTheme="majorBidi" w:cstheme="majorBidi"/>
          </w:rPr>
          <w:delText xml:space="preserve"> </w:delText>
        </w:r>
        <w:r w:rsidR="00F26886" w:rsidRPr="00FD7E02" w:rsidDel="008E24AC">
          <w:rPr>
            <w:rFonts w:asciiTheme="majorBidi" w:hAnsiTheme="majorBidi" w:cstheme="majorBidi"/>
          </w:rPr>
          <w:delText xml:space="preserve">being </w:delText>
        </w:r>
      </w:del>
      <w:r w:rsidR="009B726A" w:rsidRPr="00FD7E02">
        <w:rPr>
          <w:rFonts w:asciiTheme="majorBidi" w:hAnsiTheme="majorBidi" w:cstheme="majorBidi"/>
        </w:rPr>
        <w:t>that surveillance is used to profile a</w:t>
      </w:r>
      <w:r w:rsidR="00AB4FAA" w:rsidRPr="00FD7E02">
        <w:rPr>
          <w:rFonts w:asciiTheme="majorBidi" w:hAnsiTheme="majorBidi" w:cstheme="majorBidi"/>
        </w:rPr>
        <w:t>nd target individuals or groups</w:t>
      </w:r>
      <w:r w:rsidR="009B726A" w:rsidRPr="00FD7E02">
        <w:rPr>
          <w:rFonts w:asciiTheme="majorBidi" w:hAnsiTheme="majorBidi" w:cstheme="majorBidi"/>
        </w:rPr>
        <w:t>.</w:t>
      </w:r>
      <w:r w:rsidR="00AB4FAA" w:rsidRPr="00FD7E02">
        <w:rPr>
          <w:rFonts w:asciiTheme="majorBidi" w:hAnsiTheme="majorBidi" w:cstheme="majorBidi"/>
        </w:rPr>
        <w:t xml:space="preserve"> This is no longer a matter of appearance or skin color, but recently </w:t>
      </w:r>
      <w:r w:rsidR="00F42E23" w:rsidRPr="00FD7E02">
        <w:rPr>
          <w:rFonts w:asciiTheme="majorBidi" w:hAnsiTheme="majorBidi" w:cstheme="majorBidi"/>
        </w:rPr>
        <w:t xml:space="preserve">about </w:t>
      </w:r>
      <w:r w:rsidR="00AB4FAA" w:rsidRPr="00FD7E02">
        <w:rPr>
          <w:rFonts w:asciiTheme="majorBidi" w:hAnsiTheme="majorBidi" w:cstheme="majorBidi"/>
        </w:rPr>
        <w:t xml:space="preserve">more sophisticated sensors that are able to </w:t>
      </w:r>
      <w:r w:rsidR="00F42E23" w:rsidRPr="00FD7E02">
        <w:rPr>
          <w:rFonts w:asciiTheme="majorBidi" w:hAnsiTheme="majorBidi" w:cstheme="majorBidi"/>
        </w:rPr>
        <w:t>record</w:t>
      </w:r>
      <w:r w:rsidR="00AB4FAA" w:rsidRPr="00FD7E02">
        <w:rPr>
          <w:rFonts w:asciiTheme="majorBidi" w:hAnsiTheme="majorBidi" w:cstheme="majorBidi"/>
        </w:rPr>
        <w:t xml:space="preserve"> </w:t>
      </w:r>
      <w:r w:rsidR="00F42E23" w:rsidRPr="00FD7E02">
        <w:rPr>
          <w:rFonts w:asciiTheme="majorBidi" w:hAnsiTheme="majorBidi" w:cstheme="majorBidi"/>
        </w:rPr>
        <w:t>information on body temperature</w:t>
      </w:r>
      <w:r w:rsidR="00454C00" w:rsidRPr="00FD7E02">
        <w:rPr>
          <w:rFonts w:asciiTheme="majorBidi" w:hAnsiTheme="majorBidi" w:cstheme="majorBidi"/>
        </w:rPr>
        <w:t xml:space="preserve"> and predict behaviors, the use of which </w:t>
      </w:r>
      <w:r w:rsidR="003703C9" w:rsidRPr="00FD7E02">
        <w:rPr>
          <w:rFonts w:asciiTheme="majorBidi" w:hAnsiTheme="majorBidi" w:cstheme="majorBidi"/>
        </w:rPr>
        <w:t>has undoubtedly further increased</w:t>
      </w:r>
      <w:r w:rsidR="00454C00" w:rsidRPr="00FD7E02">
        <w:rPr>
          <w:rFonts w:asciiTheme="majorBidi" w:hAnsiTheme="majorBidi" w:cstheme="majorBidi"/>
        </w:rPr>
        <w:t xml:space="preserve"> risks of losing the public’s trust if not properly employed (</w:t>
      </w:r>
      <w:proofErr w:type="spellStart"/>
      <w:r w:rsidR="00F26886" w:rsidRPr="00FD7E02">
        <w:rPr>
          <w:rFonts w:asciiTheme="majorBidi" w:eastAsia="Times New Roman" w:hAnsiTheme="majorBidi" w:cstheme="majorBidi"/>
          <w:shd w:val="clear" w:color="auto" w:fill="FFFFFF"/>
        </w:rPr>
        <w:t>Sutrop</w:t>
      </w:r>
      <w:proofErr w:type="spellEnd"/>
      <w:r w:rsidR="00F26886" w:rsidRPr="00FD7E02">
        <w:rPr>
          <w:rFonts w:asciiTheme="majorBidi" w:eastAsia="Times New Roman" w:hAnsiTheme="majorBidi" w:cstheme="majorBidi"/>
          <w:shd w:val="clear" w:color="auto" w:fill="FFFFFF"/>
        </w:rPr>
        <w:t xml:space="preserve"> &amp; </w:t>
      </w:r>
      <w:proofErr w:type="spellStart"/>
      <w:r w:rsidR="00F26886" w:rsidRPr="00FD7E02">
        <w:rPr>
          <w:rFonts w:asciiTheme="majorBidi" w:eastAsia="Times New Roman" w:hAnsiTheme="majorBidi" w:cstheme="majorBidi"/>
          <w:shd w:val="clear" w:color="auto" w:fill="FFFFFF"/>
        </w:rPr>
        <w:t>Laas</w:t>
      </w:r>
      <w:r w:rsidR="00F26886" w:rsidRPr="00FD7E02">
        <w:rPr>
          <w:rFonts w:ascii="Calibri" w:eastAsia="Calibri" w:hAnsi="Calibri" w:cs="Calibri"/>
          <w:shd w:val="clear" w:color="auto" w:fill="FFFFFF"/>
        </w:rPr>
        <w:t>‐</w:t>
      </w:r>
      <w:r w:rsidR="00F26886" w:rsidRPr="00FD7E02">
        <w:rPr>
          <w:rFonts w:asciiTheme="majorBidi" w:eastAsia="Times New Roman" w:hAnsiTheme="majorBidi" w:cstheme="majorBidi"/>
          <w:shd w:val="clear" w:color="auto" w:fill="FFFFFF"/>
        </w:rPr>
        <w:lastRenderedPageBreak/>
        <w:t>Mikko</w:t>
      </w:r>
      <w:proofErr w:type="spellEnd"/>
      <w:r w:rsidR="00F26886" w:rsidRPr="00FD7E02">
        <w:rPr>
          <w:rFonts w:asciiTheme="majorBidi" w:eastAsia="Times New Roman" w:hAnsiTheme="majorBidi" w:cstheme="majorBidi"/>
          <w:shd w:val="clear" w:color="auto" w:fill="FFFFFF"/>
        </w:rPr>
        <w:t>, 2012</w:t>
      </w:r>
      <w:r w:rsidR="00454C00" w:rsidRPr="00FD7E02">
        <w:rPr>
          <w:rFonts w:asciiTheme="majorBidi" w:hAnsiTheme="majorBidi" w:cstheme="majorBidi"/>
        </w:rPr>
        <w:t>)</w:t>
      </w:r>
      <w:ins w:id="55" w:author="Nada Elgamal" w:date="2018-07-29T23:20:00Z">
        <w:r w:rsidR="00E55183" w:rsidRPr="00FD7E02">
          <w:rPr>
            <w:rFonts w:asciiTheme="majorBidi" w:hAnsiTheme="majorBidi" w:cstheme="majorBidi"/>
          </w:rPr>
          <w:t>.</w:t>
        </w:r>
      </w:ins>
      <w:ins w:id="56" w:author="Nada Elgamal" w:date="2018-07-29T23:08:00Z">
        <w:r w:rsidR="00C079B3" w:rsidRPr="00FD7E02">
          <w:rPr>
            <w:rFonts w:asciiTheme="majorBidi" w:hAnsiTheme="majorBidi" w:cstheme="majorBidi"/>
          </w:rPr>
          <w:t xml:space="preserve"> </w:t>
        </w:r>
      </w:ins>
      <w:ins w:id="57" w:author="Nada Elgamal" w:date="2018-07-29T23:33:00Z">
        <w:r w:rsidR="002B391A" w:rsidRPr="00FD7E02">
          <w:rPr>
            <w:rFonts w:asciiTheme="majorBidi" w:hAnsiTheme="majorBidi" w:cstheme="majorBidi"/>
          </w:rPr>
          <w:t xml:space="preserve">Yet widespread </w:t>
        </w:r>
      </w:ins>
      <w:ins w:id="58" w:author="Nada Elgamal" w:date="2018-07-29T23:36:00Z">
        <w:r w:rsidR="00116E3B" w:rsidRPr="00FD7E02">
          <w:rPr>
            <w:rFonts w:asciiTheme="majorBidi" w:hAnsiTheme="majorBidi" w:cstheme="majorBidi"/>
          </w:rPr>
          <w:t xml:space="preserve">use of </w:t>
        </w:r>
      </w:ins>
      <w:ins w:id="59" w:author="Nada Elgamal" w:date="2018-07-29T23:33:00Z">
        <w:r w:rsidR="002B391A" w:rsidRPr="00FD7E02">
          <w:rPr>
            <w:rFonts w:asciiTheme="majorBidi" w:hAnsiTheme="majorBidi" w:cstheme="majorBidi"/>
          </w:rPr>
          <w:t>a</w:t>
        </w:r>
      </w:ins>
      <w:ins w:id="60" w:author="Nada Elgamal" w:date="2018-07-29T23:12:00Z">
        <w:r w:rsidR="00C079B3" w:rsidRPr="00FD7E02">
          <w:rPr>
            <w:rFonts w:asciiTheme="majorBidi" w:hAnsiTheme="majorBidi" w:cstheme="majorBidi"/>
          </w:rPr>
          <w:t xml:space="preserve">rtificial </w:t>
        </w:r>
      </w:ins>
      <w:ins w:id="61" w:author="Nada Elgamal" w:date="2018-07-29T23:13:00Z">
        <w:r w:rsidR="00C079B3" w:rsidRPr="00FD7E02">
          <w:rPr>
            <w:rFonts w:asciiTheme="majorBidi" w:hAnsiTheme="majorBidi" w:cstheme="majorBidi"/>
          </w:rPr>
          <w:t>intelligence</w:t>
        </w:r>
      </w:ins>
      <w:ins w:id="62" w:author="Nada Elgamal" w:date="2018-07-29T23:12:00Z">
        <w:r w:rsidR="00C079B3" w:rsidRPr="00FF40C5">
          <w:rPr>
            <w:rFonts w:asciiTheme="majorBidi" w:hAnsiTheme="majorBidi" w:cstheme="majorBidi"/>
          </w:rPr>
          <w:t xml:space="preserve"> </w:t>
        </w:r>
      </w:ins>
      <w:ins w:id="63" w:author="Nada Elgamal" w:date="2018-07-29T23:13:00Z">
        <w:r w:rsidR="00C079B3" w:rsidRPr="00FD7E02">
          <w:rPr>
            <w:rFonts w:asciiTheme="majorBidi" w:hAnsiTheme="majorBidi" w:cstheme="majorBidi"/>
          </w:rPr>
          <w:t>s</w:t>
        </w:r>
      </w:ins>
      <w:ins w:id="64" w:author="Nada Elgamal" w:date="2018-07-29T23:08:00Z">
        <w:r w:rsidR="00C079B3" w:rsidRPr="00FD7E02">
          <w:rPr>
            <w:rFonts w:asciiTheme="majorBidi" w:hAnsiTheme="majorBidi" w:cstheme="majorBidi"/>
          </w:rPr>
          <w:t>oftware</w:t>
        </w:r>
      </w:ins>
      <w:ins w:id="65" w:author="Nada Elgamal" w:date="2018-07-29T23:11:00Z">
        <w:r w:rsidR="00C079B3" w:rsidRPr="00FD7E02">
          <w:rPr>
            <w:rFonts w:asciiTheme="majorBidi" w:hAnsiTheme="majorBidi" w:cstheme="majorBidi"/>
          </w:rPr>
          <w:t>, such as facial recognition,</w:t>
        </w:r>
      </w:ins>
      <w:ins w:id="66" w:author="Nada Elgamal" w:date="2018-07-29T23:37:00Z">
        <w:r w:rsidR="00116E3B" w:rsidRPr="00FD7E02">
          <w:rPr>
            <w:rFonts w:asciiTheme="majorBidi" w:hAnsiTheme="majorBidi" w:cstheme="majorBidi"/>
          </w:rPr>
          <w:t xml:space="preserve"> that is </w:t>
        </w:r>
      </w:ins>
      <w:ins w:id="67" w:author="Nada Elgamal" w:date="2018-07-29T23:38:00Z">
        <w:r w:rsidR="00116E3B" w:rsidRPr="00FD7E02">
          <w:rPr>
            <w:rFonts w:asciiTheme="majorBidi" w:hAnsiTheme="majorBidi" w:cstheme="majorBidi"/>
          </w:rPr>
          <w:t>accessible</w:t>
        </w:r>
      </w:ins>
      <w:ins w:id="68" w:author="Nada Elgamal" w:date="2018-07-29T23:37:00Z">
        <w:r w:rsidR="00116E3B" w:rsidRPr="00FD7E02">
          <w:rPr>
            <w:rFonts w:asciiTheme="majorBidi" w:hAnsiTheme="majorBidi" w:cstheme="majorBidi"/>
          </w:rPr>
          <w:t xml:space="preserve"> to</w:t>
        </w:r>
      </w:ins>
      <w:ins w:id="69" w:author="Nada Elgamal" w:date="2018-07-29T23:26:00Z">
        <w:r w:rsidR="00116E3B" w:rsidRPr="00FD7E02">
          <w:rPr>
            <w:rFonts w:asciiTheme="majorBidi" w:hAnsiTheme="majorBidi" w:cstheme="majorBidi"/>
          </w:rPr>
          <w:t xml:space="preserve"> almost anyone</w:t>
        </w:r>
      </w:ins>
      <w:ins w:id="70" w:author="Nada Elgamal" w:date="2018-07-29T23:37:00Z">
        <w:r w:rsidR="00116E3B" w:rsidRPr="00FD7E02">
          <w:rPr>
            <w:rFonts w:asciiTheme="majorBidi" w:hAnsiTheme="majorBidi" w:cstheme="majorBidi"/>
          </w:rPr>
          <w:t xml:space="preserve">, can </w:t>
        </w:r>
      </w:ins>
      <w:ins w:id="71" w:author="Nada Elgamal" w:date="2018-07-29T23:11:00Z">
        <w:r w:rsidR="00C079B3" w:rsidRPr="00FD7E02">
          <w:rPr>
            <w:rFonts w:asciiTheme="majorBidi" w:hAnsiTheme="majorBidi" w:cstheme="majorBidi"/>
          </w:rPr>
          <w:t>process stored images</w:t>
        </w:r>
      </w:ins>
      <w:ins w:id="72" w:author="Nada Elgamal" w:date="2018-07-29T23:13:00Z">
        <w:r w:rsidR="00C079B3" w:rsidRPr="00FD7E02">
          <w:rPr>
            <w:rFonts w:asciiTheme="majorBidi" w:hAnsiTheme="majorBidi" w:cstheme="majorBidi"/>
          </w:rPr>
          <w:t xml:space="preserve"> from a camera</w:t>
        </w:r>
      </w:ins>
      <w:ins w:id="73" w:author="Nada Elgamal" w:date="2018-07-29T23:11:00Z">
        <w:r w:rsidR="00C079B3" w:rsidRPr="00FF40C5">
          <w:rPr>
            <w:rFonts w:asciiTheme="majorBidi" w:hAnsiTheme="majorBidi" w:cstheme="majorBidi"/>
          </w:rPr>
          <w:t xml:space="preserve"> </w:t>
        </w:r>
      </w:ins>
      <w:ins w:id="74" w:author="Nada Elgamal" w:date="2018-07-29T23:37:00Z">
        <w:r w:rsidR="00116E3B" w:rsidRPr="00FD7E02">
          <w:rPr>
            <w:rFonts w:asciiTheme="majorBidi" w:hAnsiTheme="majorBidi" w:cstheme="majorBidi"/>
          </w:rPr>
          <w:t>to</w:t>
        </w:r>
      </w:ins>
      <w:ins w:id="75" w:author="Nada Elgamal" w:date="2018-07-29T23:11:00Z">
        <w:r w:rsidR="00C079B3" w:rsidRPr="00FD7E02">
          <w:rPr>
            <w:rFonts w:asciiTheme="majorBidi" w:hAnsiTheme="majorBidi" w:cstheme="majorBidi"/>
          </w:rPr>
          <w:t xml:space="preserve"> identify individuals</w:t>
        </w:r>
      </w:ins>
      <w:r w:rsidR="00454C00" w:rsidRPr="00FD7E02">
        <w:rPr>
          <w:rFonts w:asciiTheme="majorBidi" w:hAnsiTheme="majorBidi" w:cstheme="majorBidi"/>
        </w:rPr>
        <w:t>.</w:t>
      </w:r>
      <w:r w:rsidR="00156501" w:rsidRPr="00FD7E02">
        <w:rPr>
          <w:rFonts w:asciiTheme="majorBidi" w:hAnsiTheme="majorBidi" w:cstheme="majorBidi"/>
        </w:rPr>
        <w:t xml:space="preserve"> </w:t>
      </w:r>
    </w:p>
    <w:p w14:paraId="6CCB80E3" w14:textId="4564F447" w:rsidR="00AF07F8" w:rsidRPr="00FD7E02" w:rsidRDefault="00124158" w:rsidP="00A00575">
      <w:pPr>
        <w:spacing w:line="480" w:lineRule="auto"/>
        <w:ind w:firstLine="720"/>
        <w:rPr>
          <w:rFonts w:asciiTheme="majorBidi" w:hAnsiTheme="majorBidi" w:cstheme="majorBidi"/>
        </w:rPr>
      </w:pPr>
      <w:r w:rsidRPr="00FD7E02">
        <w:rPr>
          <w:rFonts w:asciiTheme="majorBidi" w:hAnsiTheme="majorBidi" w:cstheme="majorBidi"/>
        </w:rPr>
        <w:t xml:space="preserve">Regardless of surveillance’s success or </w:t>
      </w:r>
      <w:r w:rsidR="00BA3205" w:rsidRPr="00FD7E02">
        <w:rPr>
          <w:rFonts w:asciiTheme="majorBidi" w:hAnsiTheme="majorBidi" w:cstheme="majorBidi"/>
        </w:rPr>
        <w:t>the</w:t>
      </w:r>
      <w:r w:rsidR="00156501" w:rsidRPr="00FD7E02">
        <w:rPr>
          <w:rFonts w:asciiTheme="majorBidi" w:hAnsiTheme="majorBidi" w:cstheme="majorBidi"/>
        </w:rPr>
        <w:t xml:space="preserve"> different opinions surrounding it</w:t>
      </w:r>
      <w:r w:rsidR="00CD37A9" w:rsidRPr="00FD7E02">
        <w:rPr>
          <w:rFonts w:asciiTheme="majorBidi" w:hAnsiTheme="majorBidi" w:cstheme="majorBidi"/>
        </w:rPr>
        <w:t xml:space="preserve">, </w:t>
      </w:r>
      <w:r w:rsidRPr="00FD7E02">
        <w:rPr>
          <w:rFonts w:asciiTheme="majorBidi" w:hAnsiTheme="majorBidi" w:cstheme="majorBidi"/>
        </w:rPr>
        <w:t xml:space="preserve">the scope and extent of its prevalence is unknown. </w:t>
      </w:r>
      <w:r w:rsidR="00AF07F8" w:rsidRPr="00FD7E02">
        <w:rPr>
          <w:rFonts w:asciiTheme="majorBidi" w:hAnsiTheme="majorBidi" w:cstheme="majorBidi"/>
        </w:rPr>
        <w:t>D</w:t>
      </w:r>
      <w:r w:rsidR="00EC7D13" w:rsidRPr="00FD7E02">
        <w:rPr>
          <w:rFonts w:asciiTheme="majorBidi" w:hAnsiTheme="majorBidi" w:cstheme="majorBidi"/>
        </w:rPr>
        <w:t xml:space="preserve">ata previously collected on </w:t>
      </w:r>
      <w:r w:rsidR="001A719A" w:rsidRPr="00FD7E02">
        <w:rPr>
          <w:rFonts w:asciiTheme="majorBidi" w:hAnsiTheme="majorBidi" w:cstheme="majorBidi"/>
        </w:rPr>
        <w:t xml:space="preserve">CCTV </w:t>
      </w:r>
      <w:r w:rsidR="00EC7D13" w:rsidRPr="00FD7E02">
        <w:rPr>
          <w:rFonts w:asciiTheme="majorBidi" w:hAnsiTheme="majorBidi" w:cstheme="majorBidi"/>
        </w:rPr>
        <w:t xml:space="preserve">cameras had been of their angle, mobility, location, or type, all under the common assumption that </w:t>
      </w:r>
      <w:r w:rsidR="00035DAE" w:rsidRPr="00FD7E02">
        <w:rPr>
          <w:rFonts w:asciiTheme="majorBidi" w:hAnsiTheme="majorBidi" w:cstheme="majorBidi"/>
        </w:rPr>
        <w:t xml:space="preserve">they </w:t>
      </w:r>
      <w:r w:rsidR="00AF07F8" w:rsidRPr="00FD7E02">
        <w:rPr>
          <w:rFonts w:asciiTheme="majorBidi" w:hAnsiTheme="majorBidi" w:cstheme="majorBidi"/>
        </w:rPr>
        <w:t>are</w:t>
      </w:r>
      <w:r w:rsidR="00035DAE" w:rsidRPr="00FD7E02">
        <w:rPr>
          <w:rFonts w:asciiTheme="majorBidi" w:hAnsiTheme="majorBidi" w:cstheme="majorBidi"/>
        </w:rPr>
        <w:t xml:space="preserve"> all fully functioning at all times.</w:t>
      </w:r>
      <w:r w:rsidR="00156501" w:rsidRPr="00FD7E02">
        <w:rPr>
          <w:rFonts w:asciiTheme="majorBidi" w:hAnsiTheme="majorBidi" w:cstheme="majorBidi"/>
        </w:rPr>
        <w:t xml:space="preserve"> </w:t>
      </w:r>
      <w:r w:rsidR="00EA1E6E" w:rsidRPr="00FD7E02">
        <w:rPr>
          <w:rFonts w:asciiTheme="majorBidi" w:hAnsiTheme="majorBidi" w:cstheme="majorBidi"/>
        </w:rPr>
        <w:t>Yet, clearly,</w:t>
      </w:r>
      <w:ins w:id="76" w:author="Nada Elgamal" w:date="2018-07-29T20:12:00Z">
        <w:r w:rsidR="00172D52" w:rsidRPr="00FD7E02">
          <w:rPr>
            <w:rFonts w:asciiTheme="majorBidi" w:hAnsiTheme="majorBidi" w:cstheme="majorBidi"/>
          </w:rPr>
          <w:t xml:space="preserve"> </w:t>
        </w:r>
      </w:ins>
      <w:ins w:id="77" w:author="Nada Elgamal" w:date="2018-07-29T20:13:00Z">
        <w:r w:rsidR="00172D52" w:rsidRPr="00FD7E02">
          <w:rPr>
            <w:rFonts w:asciiTheme="majorBidi" w:hAnsiTheme="majorBidi" w:cstheme="majorBidi"/>
          </w:rPr>
          <w:t xml:space="preserve">the presence of a camera </w:t>
        </w:r>
      </w:ins>
      <w:ins w:id="78" w:author="Nada Elgamal" w:date="2018-07-29T20:18:00Z">
        <w:r w:rsidR="00A00575" w:rsidRPr="00FD7E02">
          <w:rPr>
            <w:rFonts w:asciiTheme="majorBidi" w:hAnsiTheme="majorBidi" w:cstheme="majorBidi"/>
          </w:rPr>
          <w:t>is</w:t>
        </w:r>
      </w:ins>
      <w:ins w:id="79" w:author="Nada Elgamal" w:date="2018-07-29T20:13:00Z">
        <w:r w:rsidR="00A00575" w:rsidRPr="00FD7E02">
          <w:rPr>
            <w:rFonts w:asciiTheme="majorBidi" w:hAnsiTheme="majorBidi" w:cstheme="majorBidi"/>
          </w:rPr>
          <w:t xml:space="preserve"> not indicat</w:t>
        </w:r>
      </w:ins>
      <w:ins w:id="80" w:author="Nada Elgamal" w:date="2018-07-29T20:18:00Z">
        <w:r w:rsidR="00A00575" w:rsidRPr="00FD7E02">
          <w:rPr>
            <w:rFonts w:asciiTheme="majorBidi" w:hAnsiTheme="majorBidi" w:cstheme="majorBidi"/>
          </w:rPr>
          <w:t>ive of</w:t>
        </w:r>
      </w:ins>
      <w:ins w:id="81" w:author="Nada Elgamal" w:date="2018-07-29T20:13:00Z">
        <w:r w:rsidR="00172D52" w:rsidRPr="00FD7E02">
          <w:rPr>
            <w:rFonts w:asciiTheme="majorBidi" w:hAnsiTheme="majorBidi" w:cstheme="majorBidi"/>
          </w:rPr>
          <w:t xml:space="preserve"> its ability to </w:t>
        </w:r>
      </w:ins>
      <w:ins w:id="82" w:author="Nada Elgamal" w:date="2018-07-29T20:15:00Z">
        <w:r w:rsidR="00172D52" w:rsidRPr="00FD7E02">
          <w:rPr>
            <w:rFonts w:asciiTheme="majorBidi" w:hAnsiTheme="majorBidi" w:cstheme="majorBidi"/>
          </w:rPr>
          <w:t xml:space="preserve">capture </w:t>
        </w:r>
      </w:ins>
      <w:ins w:id="83" w:author="Nada Elgamal" w:date="2018-07-29T20:13:00Z">
        <w:r w:rsidR="00172D52" w:rsidRPr="00FD7E02">
          <w:rPr>
            <w:rFonts w:asciiTheme="majorBidi" w:hAnsiTheme="majorBidi" w:cstheme="majorBidi"/>
          </w:rPr>
          <w:t xml:space="preserve">good footage in </w:t>
        </w:r>
      </w:ins>
      <w:ins w:id="84" w:author="Nada Elgamal" w:date="2018-07-29T20:16:00Z">
        <w:r w:rsidR="00172D52" w:rsidRPr="00FD7E02">
          <w:rPr>
            <w:rFonts w:asciiTheme="majorBidi" w:hAnsiTheme="majorBidi" w:cstheme="majorBidi"/>
          </w:rPr>
          <w:t>an</w:t>
        </w:r>
      </w:ins>
      <w:ins w:id="85" w:author="Nada Elgamal" w:date="2018-07-29T20:13:00Z">
        <w:r w:rsidR="00172D52" w:rsidRPr="00FD7E02">
          <w:rPr>
            <w:rFonts w:asciiTheme="majorBidi" w:hAnsiTheme="majorBidi" w:cstheme="majorBidi"/>
          </w:rPr>
          <w:t xml:space="preserve"> area it appears to be covering</w:t>
        </w:r>
      </w:ins>
      <w:ins w:id="86" w:author="Nada Elgamal" w:date="2018-07-29T20:16:00Z">
        <w:r w:rsidR="00172D52" w:rsidRPr="00FD7E02">
          <w:rPr>
            <w:rFonts w:asciiTheme="majorBidi" w:hAnsiTheme="majorBidi" w:cstheme="majorBidi"/>
          </w:rPr>
          <w:t xml:space="preserve">, or that it is </w:t>
        </w:r>
      </w:ins>
      <w:ins w:id="87" w:author="Nada Elgamal" w:date="2018-07-29T20:17:00Z">
        <w:r w:rsidR="00172D52" w:rsidRPr="00FD7E02">
          <w:rPr>
            <w:rFonts w:asciiTheme="majorBidi" w:hAnsiTheme="majorBidi" w:cstheme="majorBidi"/>
          </w:rPr>
          <w:t xml:space="preserve">even </w:t>
        </w:r>
      </w:ins>
      <w:ins w:id="88" w:author="Nada Elgamal" w:date="2018-07-29T20:16:00Z">
        <w:r w:rsidR="00172D52" w:rsidRPr="00FD7E02">
          <w:rPr>
            <w:rFonts w:asciiTheme="majorBidi" w:hAnsiTheme="majorBidi" w:cstheme="majorBidi"/>
          </w:rPr>
          <w:t>truly covering the area in question at all</w:t>
        </w:r>
      </w:ins>
      <w:del w:id="89" w:author="Nada Elgamal" w:date="2018-07-29T20:18:00Z">
        <w:r w:rsidR="00EA1E6E" w:rsidRPr="00FD7E02" w:rsidDel="00A00575">
          <w:rPr>
            <w:rFonts w:asciiTheme="majorBidi" w:hAnsiTheme="majorBidi" w:cstheme="majorBidi"/>
          </w:rPr>
          <w:delText xml:space="preserve"> knowing where a camera exists is not sufficient information to </w:delText>
        </w:r>
        <w:r w:rsidR="00035DAE" w:rsidRPr="00FD7E02" w:rsidDel="00A00575">
          <w:rPr>
            <w:rFonts w:asciiTheme="majorBidi" w:hAnsiTheme="majorBidi" w:cstheme="majorBidi"/>
          </w:rPr>
          <w:delText>assume</w:delText>
        </w:r>
        <w:r w:rsidR="00EA1E6E" w:rsidRPr="00FD7E02" w:rsidDel="00A00575">
          <w:rPr>
            <w:rFonts w:asciiTheme="majorBidi" w:hAnsiTheme="majorBidi" w:cstheme="majorBidi"/>
          </w:rPr>
          <w:delText xml:space="preserve"> that one is, or would</w:delText>
        </w:r>
        <w:r w:rsidR="00AF07F8" w:rsidRPr="00FD7E02" w:rsidDel="00A00575">
          <w:rPr>
            <w:rFonts w:asciiTheme="majorBidi" w:hAnsiTheme="majorBidi" w:cstheme="majorBidi"/>
          </w:rPr>
          <w:delText xml:space="preserve"> be, able to</w:delText>
        </w:r>
        <w:r w:rsidR="00EA1E6E" w:rsidRPr="00FD7E02" w:rsidDel="00A00575">
          <w:rPr>
            <w:rFonts w:asciiTheme="majorBidi" w:hAnsiTheme="majorBidi" w:cstheme="majorBidi"/>
          </w:rPr>
          <w:delText xml:space="preserve"> watch the footage that it appears to the passerby to be capturing</w:delText>
        </w:r>
      </w:del>
      <w:r w:rsidR="00EA1E6E" w:rsidRPr="00FD7E02">
        <w:rPr>
          <w:rFonts w:asciiTheme="majorBidi" w:hAnsiTheme="majorBidi" w:cstheme="majorBidi"/>
        </w:rPr>
        <w:t xml:space="preserve">. </w:t>
      </w:r>
      <w:r w:rsidR="00FA04E6" w:rsidRPr="00FD7E02">
        <w:rPr>
          <w:rFonts w:asciiTheme="majorBidi" w:hAnsiTheme="majorBidi" w:cstheme="majorBidi"/>
        </w:rPr>
        <w:t xml:space="preserve">Furthermore, </w:t>
      </w:r>
      <w:r w:rsidR="00AF07F8" w:rsidRPr="00FD7E02">
        <w:rPr>
          <w:rFonts w:asciiTheme="majorBidi" w:hAnsiTheme="majorBidi" w:cstheme="majorBidi"/>
        </w:rPr>
        <w:t>recording</w:t>
      </w:r>
      <w:r w:rsidR="00FA04E6" w:rsidRPr="00FD7E02">
        <w:rPr>
          <w:rFonts w:asciiTheme="majorBidi" w:hAnsiTheme="majorBidi" w:cstheme="majorBidi"/>
        </w:rPr>
        <w:t xml:space="preserve"> </w:t>
      </w:r>
      <w:r w:rsidR="00AF07F8" w:rsidRPr="00FD7E02">
        <w:rPr>
          <w:rFonts w:asciiTheme="majorBidi" w:hAnsiTheme="majorBidi" w:cstheme="majorBidi"/>
        </w:rPr>
        <w:t>good quality</w:t>
      </w:r>
      <w:r w:rsidR="00FA04E6" w:rsidRPr="00FD7E02">
        <w:rPr>
          <w:rFonts w:asciiTheme="majorBidi" w:hAnsiTheme="majorBidi" w:cstheme="majorBidi"/>
        </w:rPr>
        <w:t xml:space="preserve"> surveillance </w:t>
      </w:r>
      <w:r w:rsidR="00AF07F8" w:rsidRPr="00FD7E02">
        <w:rPr>
          <w:rFonts w:asciiTheme="majorBidi" w:hAnsiTheme="majorBidi" w:cstheme="majorBidi"/>
        </w:rPr>
        <w:t>images</w:t>
      </w:r>
      <w:r w:rsidR="00FA04E6" w:rsidRPr="00FD7E02">
        <w:rPr>
          <w:rFonts w:asciiTheme="majorBidi" w:hAnsiTheme="majorBidi" w:cstheme="majorBidi"/>
        </w:rPr>
        <w:t xml:space="preserve"> during night hours </w:t>
      </w:r>
      <w:r w:rsidR="00AF07F8" w:rsidRPr="00FD7E02">
        <w:rPr>
          <w:rFonts w:asciiTheme="majorBidi" w:hAnsiTheme="majorBidi" w:cstheme="majorBidi"/>
        </w:rPr>
        <w:t>presents</w:t>
      </w:r>
      <w:r w:rsidR="00FA04E6" w:rsidRPr="00FD7E02">
        <w:rPr>
          <w:rFonts w:asciiTheme="majorBidi" w:hAnsiTheme="majorBidi" w:cstheme="majorBidi"/>
        </w:rPr>
        <w:t xml:space="preserve"> more of a challenge</w:t>
      </w:r>
      <w:r w:rsidR="00AF07F8" w:rsidRPr="00FD7E02">
        <w:rPr>
          <w:rFonts w:asciiTheme="majorBidi" w:hAnsiTheme="majorBidi" w:cstheme="majorBidi"/>
        </w:rPr>
        <w:t xml:space="preserve"> than the daytime</w:t>
      </w:r>
      <w:r w:rsidR="00FA04E6" w:rsidRPr="00FD7E02">
        <w:rPr>
          <w:rFonts w:asciiTheme="majorBidi" w:hAnsiTheme="majorBidi" w:cstheme="majorBidi"/>
        </w:rPr>
        <w:t xml:space="preserve">, but it is also when a sense of safety is most </w:t>
      </w:r>
      <w:r w:rsidR="00AF07F8" w:rsidRPr="00FD7E02">
        <w:rPr>
          <w:rFonts w:asciiTheme="majorBidi" w:hAnsiTheme="majorBidi" w:cstheme="majorBidi"/>
        </w:rPr>
        <w:t>necessary</w:t>
      </w:r>
      <w:r w:rsidR="00FA04E6" w:rsidRPr="00FD7E02">
        <w:rPr>
          <w:rFonts w:asciiTheme="majorBidi" w:hAnsiTheme="majorBidi" w:cstheme="majorBidi"/>
        </w:rPr>
        <w:t>.</w:t>
      </w:r>
      <w:r w:rsidR="00151A14" w:rsidRPr="00FD7E02">
        <w:rPr>
          <w:rFonts w:asciiTheme="majorBidi" w:hAnsiTheme="majorBidi" w:cstheme="majorBidi"/>
        </w:rPr>
        <w:t xml:space="preserve"> </w:t>
      </w:r>
    </w:p>
    <w:p w14:paraId="20B41CFE" w14:textId="15094EC5" w:rsidR="00151A14" w:rsidRPr="00FD7E02" w:rsidRDefault="00FA04E6" w:rsidP="00D008F7">
      <w:pPr>
        <w:spacing w:line="480" w:lineRule="auto"/>
        <w:ind w:firstLine="720"/>
        <w:rPr>
          <w:rFonts w:asciiTheme="majorBidi" w:hAnsiTheme="majorBidi" w:cstheme="majorBidi"/>
        </w:rPr>
      </w:pPr>
      <w:r w:rsidRPr="00FD7E02">
        <w:rPr>
          <w:rFonts w:asciiTheme="majorBidi" w:hAnsiTheme="majorBidi" w:cstheme="majorBidi"/>
        </w:rPr>
        <w:t>M</w:t>
      </w:r>
      <w:r w:rsidR="00AF07F8" w:rsidRPr="00FD7E02">
        <w:rPr>
          <w:rFonts w:asciiTheme="majorBidi" w:hAnsiTheme="majorBidi" w:cstheme="majorBidi"/>
        </w:rPr>
        <w:t>any of the</w:t>
      </w:r>
      <w:r w:rsidRPr="00FD7E02">
        <w:rPr>
          <w:rFonts w:asciiTheme="majorBidi" w:hAnsiTheme="majorBidi" w:cstheme="majorBidi"/>
        </w:rPr>
        <w:t xml:space="preserve"> cameras in public spaces are </w:t>
      </w:r>
      <w:r w:rsidR="00AF07F8" w:rsidRPr="00FD7E02">
        <w:rPr>
          <w:rFonts w:asciiTheme="majorBidi" w:hAnsiTheme="majorBidi" w:cstheme="majorBidi"/>
        </w:rPr>
        <w:t xml:space="preserve">now </w:t>
      </w:r>
      <w:r w:rsidRPr="00FD7E02">
        <w:rPr>
          <w:rFonts w:asciiTheme="majorBidi" w:hAnsiTheme="majorBidi" w:cstheme="majorBidi"/>
        </w:rPr>
        <w:t>equipped with near-infrared (NIR) light em</w:t>
      </w:r>
      <w:r w:rsidR="00AF07F8" w:rsidRPr="00FD7E02">
        <w:rPr>
          <w:rFonts w:asciiTheme="majorBidi" w:hAnsiTheme="majorBidi" w:cstheme="majorBidi"/>
        </w:rPr>
        <w:t>itting diodes (LEDs) which allow</w:t>
      </w:r>
      <w:r w:rsidRPr="00FD7E02">
        <w:rPr>
          <w:rFonts w:asciiTheme="majorBidi" w:hAnsiTheme="majorBidi" w:cstheme="majorBidi"/>
        </w:rPr>
        <w:t xml:space="preserve"> them to see in the dark </w:t>
      </w:r>
      <w:del w:id="90" w:author="Shipeng Sun" w:date="2018-07-26T23:59:00Z">
        <w:r w:rsidR="00037145" w:rsidRPr="00FD7E02" w:rsidDel="008E24AC">
          <w:rPr>
            <w:rFonts w:asciiTheme="majorBidi" w:hAnsiTheme="majorBidi" w:cstheme="majorBidi"/>
          </w:rPr>
          <w:delText>and</w:delText>
        </w:r>
        <w:r w:rsidRPr="00FD7E02" w:rsidDel="008E24AC">
          <w:rPr>
            <w:rFonts w:asciiTheme="majorBidi" w:hAnsiTheme="majorBidi" w:cstheme="majorBidi"/>
          </w:rPr>
          <w:delText xml:space="preserve"> </w:delText>
        </w:r>
      </w:del>
      <w:ins w:id="91" w:author="Shipeng Sun" w:date="2018-07-26T23:59:00Z">
        <w:r w:rsidR="008E24AC" w:rsidRPr="00FD7E02">
          <w:rPr>
            <w:rFonts w:asciiTheme="majorBidi" w:hAnsiTheme="majorBidi" w:cstheme="majorBidi"/>
          </w:rPr>
          <w:t xml:space="preserve">but </w:t>
        </w:r>
      </w:ins>
      <w:r w:rsidR="00AF07F8" w:rsidRPr="00FD7E02">
        <w:rPr>
          <w:rFonts w:asciiTheme="majorBidi" w:hAnsiTheme="majorBidi" w:cstheme="majorBidi"/>
        </w:rPr>
        <w:t>are</w:t>
      </w:r>
      <w:r w:rsidRPr="00FD7E02">
        <w:rPr>
          <w:rFonts w:asciiTheme="majorBidi" w:hAnsiTheme="majorBidi" w:cstheme="majorBidi"/>
        </w:rPr>
        <w:t xml:space="preserve"> invisible to the human </w:t>
      </w:r>
      <w:r w:rsidR="00151A14" w:rsidRPr="00FD7E02">
        <w:rPr>
          <w:rFonts w:asciiTheme="majorBidi" w:hAnsiTheme="majorBidi" w:cstheme="majorBidi"/>
        </w:rPr>
        <w:t>eye.</w:t>
      </w:r>
      <w:r w:rsidRPr="00FD7E02">
        <w:rPr>
          <w:rFonts w:asciiTheme="majorBidi" w:hAnsiTheme="majorBidi" w:cstheme="majorBidi"/>
        </w:rPr>
        <w:t xml:space="preserve"> A digital camera was modified by removing the infrared filter behind the lens such that wavelengths of visible light and </w:t>
      </w:r>
      <w:r w:rsidR="00037145" w:rsidRPr="00FD7E02">
        <w:rPr>
          <w:rFonts w:asciiTheme="majorBidi" w:hAnsiTheme="majorBidi" w:cstheme="majorBidi"/>
        </w:rPr>
        <w:t>NIR</w:t>
      </w:r>
      <w:r w:rsidRPr="00FD7E02">
        <w:rPr>
          <w:rFonts w:asciiTheme="majorBidi" w:hAnsiTheme="majorBidi" w:cstheme="majorBidi"/>
        </w:rPr>
        <w:t xml:space="preserve"> </w:t>
      </w:r>
      <w:r w:rsidR="00AF07F8" w:rsidRPr="00FD7E02">
        <w:rPr>
          <w:rFonts w:asciiTheme="majorBidi" w:hAnsiTheme="majorBidi" w:cstheme="majorBidi"/>
        </w:rPr>
        <w:t>are</w:t>
      </w:r>
      <w:r w:rsidRPr="00FD7E02">
        <w:rPr>
          <w:rFonts w:asciiTheme="majorBidi" w:hAnsiTheme="majorBidi" w:cstheme="majorBidi"/>
        </w:rPr>
        <w:t xml:space="preserve"> detected in an image. </w:t>
      </w:r>
      <w:r w:rsidR="009E75F0" w:rsidRPr="00FD7E02">
        <w:rPr>
          <w:rFonts w:asciiTheme="majorBidi" w:hAnsiTheme="majorBidi" w:cstheme="majorBidi"/>
        </w:rPr>
        <w:t>This camera is able to detect the light emitted by the CCTV LEDs as well as the illuminated area, or in other words, where the highest quality images can be captured at night.</w:t>
      </w:r>
      <w:r w:rsidR="00151A14" w:rsidRPr="00FD7E02">
        <w:rPr>
          <w:rFonts w:asciiTheme="majorBidi" w:hAnsiTheme="majorBidi" w:cstheme="majorBidi"/>
        </w:rPr>
        <w:t xml:space="preserve"> </w:t>
      </w:r>
      <w:r w:rsidR="005E16A8" w:rsidRPr="00FD7E02">
        <w:rPr>
          <w:rFonts w:asciiTheme="majorBidi" w:hAnsiTheme="majorBidi" w:cstheme="majorBidi"/>
        </w:rPr>
        <w:t xml:space="preserve">The work in this article is not meant to advocate for any one side of the debate, the sole intent is to produce knowledge that is more representative of reality by </w:t>
      </w:r>
      <w:r w:rsidR="00CD7629" w:rsidRPr="00FD7E02">
        <w:rPr>
          <w:rFonts w:asciiTheme="majorBidi" w:hAnsiTheme="majorBidi" w:cstheme="majorBidi"/>
        </w:rPr>
        <w:t>using a homemade tool to shed</w:t>
      </w:r>
      <w:r w:rsidR="005E16A8" w:rsidRPr="00FD7E02">
        <w:rPr>
          <w:rFonts w:asciiTheme="majorBidi" w:hAnsiTheme="majorBidi" w:cstheme="majorBidi"/>
        </w:rPr>
        <w:t xml:space="preserve"> some light on the actual extent of nighttime surveillance as opposed to the assumed </w:t>
      </w:r>
      <w:r w:rsidR="00CD7629" w:rsidRPr="00FD7E02">
        <w:rPr>
          <w:rFonts w:asciiTheme="majorBidi" w:hAnsiTheme="majorBidi" w:cstheme="majorBidi"/>
        </w:rPr>
        <w:t xml:space="preserve">existing </w:t>
      </w:r>
      <w:r w:rsidR="005E16A8" w:rsidRPr="00FD7E02">
        <w:rPr>
          <w:rFonts w:asciiTheme="majorBidi" w:hAnsiTheme="majorBidi" w:cstheme="majorBidi"/>
        </w:rPr>
        <w:t xml:space="preserve">one. </w:t>
      </w:r>
    </w:p>
    <w:p w14:paraId="1643DDFB" w14:textId="77777777" w:rsidR="002970A0" w:rsidRPr="00FD7E02" w:rsidRDefault="002970A0" w:rsidP="00D008F7">
      <w:pPr>
        <w:spacing w:before="120" w:after="120" w:line="480" w:lineRule="auto"/>
        <w:outlineLvl w:val="0"/>
        <w:rPr>
          <w:rFonts w:asciiTheme="majorBidi" w:hAnsiTheme="majorBidi" w:cstheme="majorBidi"/>
          <w:b/>
          <w:bCs/>
        </w:rPr>
      </w:pPr>
      <w:r w:rsidRPr="00FD7E02">
        <w:rPr>
          <w:rFonts w:asciiTheme="majorBidi" w:hAnsiTheme="majorBidi" w:cstheme="majorBidi"/>
          <w:b/>
          <w:bCs/>
        </w:rPr>
        <w:t>Past Works</w:t>
      </w:r>
    </w:p>
    <w:p w14:paraId="4D32042A" w14:textId="3FDCA19F" w:rsidR="00C96D30" w:rsidRPr="00FD7E02" w:rsidRDefault="00D351E5" w:rsidP="00D8760F">
      <w:pPr>
        <w:spacing w:line="480" w:lineRule="auto"/>
        <w:rPr>
          <w:rFonts w:asciiTheme="majorBidi" w:hAnsiTheme="majorBidi" w:cstheme="majorBidi"/>
        </w:rPr>
      </w:pPr>
      <w:r w:rsidRPr="00FD7E02">
        <w:rPr>
          <w:rFonts w:asciiTheme="majorBidi" w:hAnsiTheme="majorBidi" w:cstheme="majorBidi"/>
        </w:rPr>
        <w:t>Many hav</w:t>
      </w:r>
      <w:r w:rsidR="00936AF7" w:rsidRPr="00FD7E02">
        <w:rPr>
          <w:rFonts w:asciiTheme="majorBidi" w:hAnsiTheme="majorBidi" w:cstheme="majorBidi"/>
        </w:rPr>
        <w:t>e taken it into their own hands</w:t>
      </w:r>
      <w:r w:rsidRPr="00FD7E02">
        <w:rPr>
          <w:rFonts w:asciiTheme="majorBidi" w:hAnsiTheme="majorBidi" w:cstheme="majorBidi"/>
        </w:rPr>
        <w:t xml:space="preserve"> to know and share </w:t>
      </w:r>
      <w:r w:rsidR="00936AF7" w:rsidRPr="00FD7E02">
        <w:rPr>
          <w:rFonts w:asciiTheme="majorBidi" w:hAnsiTheme="majorBidi" w:cstheme="majorBidi"/>
        </w:rPr>
        <w:t xml:space="preserve">the </w:t>
      </w:r>
      <w:r w:rsidRPr="00FD7E02">
        <w:rPr>
          <w:rFonts w:asciiTheme="majorBidi" w:hAnsiTheme="majorBidi" w:cstheme="majorBidi"/>
        </w:rPr>
        <w:t xml:space="preserve">knowledge of where one might be watched in public. </w:t>
      </w:r>
      <w:r w:rsidR="0090390E" w:rsidRPr="00FD7E02">
        <w:rPr>
          <w:rFonts w:asciiTheme="majorBidi" w:hAnsiTheme="majorBidi" w:cstheme="majorBidi"/>
        </w:rPr>
        <w:t>In 1996,</w:t>
      </w:r>
      <w:r w:rsidR="00936AF7" w:rsidRPr="00FD7E02">
        <w:rPr>
          <w:rFonts w:asciiTheme="majorBidi" w:hAnsiTheme="majorBidi" w:cstheme="majorBidi"/>
        </w:rPr>
        <w:t xml:space="preserve"> a theatre group </w:t>
      </w:r>
      <w:r w:rsidR="0090390E" w:rsidRPr="00FD7E02">
        <w:rPr>
          <w:rFonts w:asciiTheme="majorBidi" w:hAnsiTheme="majorBidi" w:cstheme="majorBidi"/>
        </w:rPr>
        <w:t>called the Surveillance Camera Players (SCP)</w:t>
      </w:r>
      <w:r w:rsidR="004179D9" w:rsidRPr="00FD7E02">
        <w:rPr>
          <w:rFonts w:asciiTheme="majorBidi" w:hAnsiTheme="majorBidi" w:cstheme="majorBidi"/>
        </w:rPr>
        <w:t xml:space="preserve"> </w:t>
      </w:r>
      <w:r w:rsidR="0090390E" w:rsidRPr="00FD7E02">
        <w:rPr>
          <w:rFonts w:asciiTheme="majorBidi" w:hAnsiTheme="majorBidi" w:cstheme="majorBidi"/>
        </w:rPr>
        <w:lastRenderedPageBreak/>
        <w:t xml:space="preserve">used signs to </w:t>
      </w:r>
      <w:r w:rsidR="00936AF7" w:rsidRPr="00FD7E02">
        <w:rPr>
          <w:rFonts w:asciiTheme="majorBidi" w:hAnsiTheme="majorBidi" w:cstheme="majorBidi"/>
        </w:rPr>
        <w:t>perform</w:t>
      </w:r>
      <w:r w:rsidR="0090390E" w:rsidRPr="00FD7E02">
        <w:rPr>
          <w:rFonts w:asciiTheme="majorBidi" w:hAnsiTheme="majorBidi" w:cstheme="majorBidi"/>
        </w:rPr>
        <w:t xml:space="preserve"> </w:t>
      </w:r>
      <w:r w:rsidR="00936AF7" w:rsidRPr="00FD7E02">
        <w:rPr>
          <w:rFonts w:asciiTheme="majorBidi" w:hAnsiTheme="majorBidi" w:cstheme="majorBidi"/>
        </w:rPr>
        <w:t xml:space="preserve">silent anti-surveillance themed plays </w:t>
      </w:r>
      <w:r w:rsidR="00DA4C36" w:rsidRPr="00FD7E02">
        <w:rPr>
          <w:rFonts w:asciiTheme="majorBidi" w:hAnsiTheme="majorBidi" w:cstheme="majorBidi"/>
        </w:rPr>
        <w:t xml:space="preserve">that were initially targeted towards the </w:t>
      </w:r>
      <w:r w:rsidR="00936AF7" w:rsidRPr="00FD7E02">
        <w:rPr>
          <w:rFonts w:asciiTheme="majorBidi" w:hAnsiTheme="majorBidi" w:cstheme="majorBidi"/>
        </w:rPr>
        <w:t>audience</w:t>
      </w:r>
      <w:r w:rsidR="00DA4C36" w:rsidRPr="00FD7E02">
        <w:rPr>
          <w:rFonts w:asciiTheme="majorBidi" w:hAnsiTheme="majorBidi" w:cstheme="majorBidi"/>
        </w:rPr>
        <w:t xml:space="preserve"> that was</w:t>
      </w:r>
      <w:r w:rsidR="00936AF7" w:rsidRPr="00FD7E02">
        <w:rPr>
          <w:rFonts w:asciiTheme="majorBidi" w:hAnsiTheme="majorBidi" w:cstheme="majorBidi"/>
        </w:rPr>
        <w:t xml:space="preserve"> watching them</w:t>
      </w:r>
      <w:r w:rsidR="00DA4C36" w:rsidRPr="00FD7E02">
        <w:rPr>
          <w:rFonts w:asciiTheme="majorBidi" w:hAnsiTheme="majorBidi" w:cstheme="majorBidi"/>
        </w:rPr>
        <w:t xml:space="preserve"> through the camera, </w:t>
      </w:r>
      <w:r w:rsidR="0090390E" w:rsidRPr="00FD7E02">
        <w:rPr>
          <w:rFonts w:asciiTheme="majorBidi" w:hAnsiTheme="majorBidi" w:cstheme="majorBidi"/>
        </w:rPr>
        <w:t>but</w:t>
      </w:r>
      <w:r w:rsidR="00DA4C36" w:rsidRPr="00FD7E02">
        <w:rPr>
          <w:rFonts w:asciiTheme="majorBidi" w:hAnsiTheme="majorBidi" w:cstheme="majorBidi"/>
        </w:rPr>
        <w:t xml:space="preserve"> later </w:t>
      </w:r>
      <w:r w:rsidR="0090390E" w:rsidRPr="00FD7E02">
        <w:rPr>
          <w:rFonts w:asciiTheme="majorBidi" w:hAnsiTheme="majorBidi" w:cstheme="majorBidi"/>
        </w:rPr>
        <w:t xml:space="preserve">shifted </w:t>
      </w:r>
      <w:r w:rsidR="003A45D4" w:rsidRPr="00FD7E02">
        <w:rPr>
          <w:rFonts w:asciiTheme="majorBidi" w:hAnsiTheme="majorBidi" w:cstheme="majorBidi"/>
        </w:rPr>
        <w:t>their</w:t>
      </w:r>
      <w:r w:rsidR="0090390E" w:rsidRPr="00FD7E02">
        <w:rPr>
          <w:rFonts w:asciiTheme="majorBidi" w:hAnsiTheme="majorBidi" w:cstheme="majorBidi"/>
        </w:rPr>
        <w:t xml:space="preserve"> aim to </w:t>
      </w:r>
      <w:r w:rsidR="00DA4C36" w:rsidRPr="00FD7E02">
        <w:rPr>
          <w:rFonts w:asciiTheme="majorBidi" w:hAnsiTheme="majorBidi" w:cstheme="majorBidi"/>
        </w:rPr>
        <w:t xml:space="preserve">the audience </w:t>
      </w:r>
      <w:r w:rsidR="0090390E" w:rsidRPr="00FD7E02">
        <w:rPr>
          <w:rFonts w:asciiTheme="majorBidi" w:hAnsiTheme="majorBidi" w:cstheme="majorBidi"/>
        </w:rPr>
        <w:t xml:space="preserve">of </w:t>
      </w:r>
      <w:r w:rsidR="00DA4C36" w:rsidRPr="00FD7E02">
        <w:rPr>
          <w:rFonts w:asciiTheme="majorBidi" w:hAnsiTheme="majorBidi" w:cstheme="majorBidi"/>
        </w:rPr>
        <w:t>crowds whose atten</w:t>
      </w:r>
      <w:r w:rsidR="0090390E" w:rsidRPr="00FD7E02">
        <w:rPr>
          <w:rFonts w:asciiTheme="majorBidi" w:hAnsiTheme="majorBidi" w:cstheme="majorBidi"/>
        </w:rPr>
        <w:t>tion they drew with performances</w:t>
      </w:r>
      <w:r w:rsidR="00E14E0E" w:rsidRPr="00FD7E02">
        <w:rPr>
          <w:rFonts w:asciiTheme="majorBidi" w:hAnsiTheme="majorBidi" w:cstheme="majorBidi"/>
        </w:rPr>
        <w:t xml:space="preserve"> and walking tours</w:t>
      </w:r>
      <w:r w:rsidR="004179D9" w:rsidRPr="00FD7E02">
        <w:rPr>
          <w:rFonts w:asciiTheme="majorBidi" w:hAnsiTheme="majorBidi" w:cstheme="majorBidi"/>
        </w:rPr>
        <w:t xml:space="preserve"> (NOT BORED!, 2000)</w:t>
      </w:r>
      <w:r w:rsidR="00936AF7" w:rsidRPr="00FD7E02">
        <w:rPr>
          <w:rFonts w:asciiTheme="majorBidi" w:hAnsiTheme="majorBidi" w:cstheme="majorBidi"/>
        </w:rPr>
        <w:t xml:space="preserve">. </w:t>
      </w:r>
      <w:r w:rsidR="00873E58" w:rsidRPr="00FD7E02">
        <w:rPr>
          <w:rFonts w:asciiTheme="majorBidi" w:hAnsiTheme="majorBidi" w:cstheme="majorBidi"/>
        </w:rPr>
        <w:t>They were based in New York but</w:t>
      </w:r>
      <w:r w:rsidR="00AF0C50" w:rsidRPr="00FD7E02">
        <w:rPr>
          <w:rFonts w:asciiTheme="majorBidi" w:hAnsiTheme="majorBidi" w:cstheme="majorBidi"/>
        </w:rPr>
        <w:t xml:space="preserve"> produced a series of maps </w:t>
      </w:r>
      <w:r w:rsidR="00873E58" w:rsidRPr="00FD7E02">
        <w:rPr>
          <w:rFonts w:asciiTheme="majorBidi" w:hAnsiTheme="majorBidi" w:cstheme="majorBidi"/>
        </w:rPr>
        <w:t xml:space="preserve">showing surveillance camera locations in the </w:t>
      </w:r>
      <w:r w:rsidR="00852048" w:rsidRPr="00FD7E02">
        <w:rPr>
          <w:rFonts w:asciiTheme="majorBidi" w:hAnsiTheme="majorBidi" w:cstheme="majorBidi"/>
        </w:rPr>
        <w:t xml:space="preserve">neighborhoods </w:t>
      </w:r>
      <w:r w:rsidR="00873E58" w:rsidRPr="00FD7E02">
        <w:rPr>
          <w:rFonts w:asciiTheme="majorBidi" w:hAnsiTheme="majorBidi" w:cstheme="majorBidi"/>
        </w:rPr>
        <w:t>of</w:t>
      </w:r>
      <w:r w:rsidR="00663C1B" w:rsidRPr="00FD7E02">
        <w:rPr>
          <w:rFonts w:asciiTheme="majorBidi" w:hAnsiTheme="majorBidi" w:cstheme="majorBidi"/>
        </w:rPr>
        <w:t xml:space="preserve"> several </w:t>
      </w:r>
      <w:r w:rsidR="00873E58" w:rsidRPr="00FD7E02">
        <w:rPr>
          <w:rFonts w:asciiTheme="majorBidi" w:hAnsiTheme="majorBidi" w:cstheme="majorBidi"/>
        </w:rPr>
        <w:t xml:space="preserve">other </w:t>
      </w:r>
      <w:del w:id="92" w:author="Nada Elgamal" w:date="2018-07-29T18:05:00Z">
        <w:r w:rsidR="00663C1B" w:rsidRPr="00FD7E02" w:rsidDel="00846800">
          <w:rPr>
            <w:rFonts w:asciiTheme="majorBidi" w:hAnsiTheme="majorBidi" w:cstheme="majorBidi"/>
          </w:rPr>
          <w:delText>states</w:delText>
        </w:r>
        <w:r w:rsidR="00873E58" w:rsidRPr="00FD7E02" w:rsidDel="00846800">
          <w:rPr>
            <w:rFonts w:asciiTheme="majorBidi" w:hAnsiTheme="majorBidi" w:cstheme="majorBidi"/>
          </w:rPr>
          <w:delText xml:space="preserve"> as well</w:delText>
        </w:r>
      </w:del>
      <w:ins w:id="93" w:author="Nada Elgamal" w:date="2018-07-29T18:05:00Z">
        <w:r w:rsidR="00D8760F" w:rsidRPr="00FD7E02">
          <w:rPr>
            <w:rFonts w:asciiTheme="majorBidi" w:hAnsiTheme="majorBidi" w:cstheme="majorBidi"/>
          </w:rPr>
          <w:t xml:space="preserve">US cities, including Boston, Chicago, </w:t>
        </w:r>
      </w:ins>
      <w:ins w:id="94" w:author="Nada Elgamal" w:date="2018-07-29T18:06:00Z">
        <w:r w:rsidR="00D8760F" w:rsidRPr="00FD7E02">
          <w:rPr>
            <w:rFonts w:asciiTheme="majorBidi" w:hAnsiTheme="majorBidi" w:cstheme="majorBidi"/>
          </w:rPr>
          <w:t xml:space="preserve">and </w:t>
        </w:r>
      </w:ins>
      <w:ins w:id="95" w:author="Nada Elgamal" w:date="2018-07-29T18:05:00Z">
        <w:r w:rsidR="00D8760F" w:rsidRPr="00FD7E02">
          <w:rPr>
            <w:rFonts w:asciiTheme="majorBidi" w:hAnsiTheme="majorBidi" w:cstheme="majorBidi"/>
          </w:rPr>
          <w:t>Portland</w:t>
        </w:r>
      </w:ins>
      <w:r w:rsidR="00873E58" w:rsidRPr="00FD7E02">
        <w:rPr>
          <w:rFonts w:asciiTheme="majorBidi" w:hAnsiTheme="majorBidi" w:cstheme="majorBidi"/>
        </w:rPr>
        <w:t>.</w:t>
      </w:r>
      <w:r w:rsidR="00151A14" w:rsidRPr="00FD7E02">
        <w:rPr>
          <w:rFonts w:asciiTheme="majorBidi" w:hAnsiTheme="majorBidi" w:cstheme="majorBidi"/>
        </w:rPr>
        <w:t xml:space="preserve"> </w:t>
      </w:r>
      <w:r w:rsidR="008E6DF3" w:rsidRPr="00FD7E02">
        <w:rPr>
          <w:rFonts w:asciiTheme="majorBidi" w:hAnsiTheme="majorBidi" w:cstheme="majorBidi"/>
        </w:rPr>
        <w:t>In 1998, a group of volunteer activists from t</w:t>
      </w:r>
      <w:r w:rsidR="00C3035D" w:rsidRPr="00FD7E02">
        <w:rPr>
          <w:rFonts w:asciiTheme="majorBidi" w:hAnsiTheme="majorBidi" w:cstheme="majorBidi"/>
        </w:rPr>
        <w:t>he</w:t>
      </w:r>
      <w:r w:rsidR="009D7D85" w:rsidRPr="00FD7E02">
        <w:rPr>
          <w:rFonts w:asciiTheme="majorBidi" w:hAnsiTheme="majorBidi" w:cstheme="majorBidi"/>
        </w:rPr>
        <w:t xml:space="preserve"> New York Civil Liberties Union </w:t>
      </w:r>
      <w:r w:rsidR="00C3035D" w:rsidRPr="00FD7E02">
        <w:rPr>
          <w:rFonts w:asciiTheme="majorBidi" w:hAnsiTheme="majorBidi" w:cstheme="majorBidi"/>
        </w:rPr>
        <w:t>(NYCLU)</w:t>
      </w:r>
      <w:r w:rsidR="008E6DF3" w:rsidRPr="00FD7E02">
        <w:rPr>
          <w:rFonts w:asciiTheme="majorBidi" w:hAnsiTheme="majorBidi" w:cstheme="majorBidi"/>
        </w:rPr>
        <w:t xml:space="preserve"> spent several months mapping </w:t>
      </w:r>
      <w:r w:rsidR="009D11CA" w:rsidRPr="00FD7E02">
        <w:rPr>
          <w:rFonts w:asciiTheme="majorBidi" w:hAnsiTheme="majorBidi" w:cstheme="majorBidi"/>
        </w:rPr>
        <w:t>2,380</w:t>
      </w:r>
      <w:r w:rsidR="008E6DF3" w:rsidRPr="00FD7E02">
        <w:rPr>
          <w:rFonts w:asciiTheme="majorBidi" w:hAnsiTheme="majorBidi" w:cstheme="majorBidi"/>
        </w:rPr>
        <w:t xml:space="preserve"> cameras in Manhattan under the </w:t>
      </w:r>
      <w:r w:rsidR="009D7D85" w:rsidRPr="00FD7E02">
        <w:rPr>
          <w:rFonts w:asciiTheme="majorBidi" w:hAnsiTheme="majorBidi" w:cstheme="majorBidi"/>
        </w:rPr>
        <w:t>Surveillance Camera Project</w:t>
      </w:r>
      <w:r w:rsidR="00C318A9" w:rsidRPr="00FD7E02">
        <w:rPr>
          <w:rFonts w:asciiTheme="majorBidi" w:hAnsiTheme="majorBidi" w:cstheme="majorBidi"/>
        </w:rPr>
        <w:t>, and provide the option on their website for users to input their own data</w:t>
      </w:r>
      <w:r w:rsidR="004179D9" w:rsidRPr="00FD7E02">
        <w:rPr>
          <w:rFonts w:asciiTheme="majorBidi" w:hAnsiTheme="majorBidi" w:cstheme="majorBidi"/>
        </w:rPr>
        <w:t xml:space="preserve"> (NYC Surveillance Camera Project)</w:t>
      </w:r>
      <w:r w:rsidR="00C318A9" w:rsidRPr="00FD7E02">
        <w:rPr>
          <w:rFonts w:asciiTheme="majorBidi" w:hAnsiTheme="majorBidi" w:cstheme="majorBidi"/>
        </w:rPr>
        <w:t>.</w:t>
      </w:r>
    </w:p>
    <w:p w14:paraId="55A47BBF" w14:textId="68109501" w:rsidR="005C41E9" w:rsidRPr="00FD7E02" w:rsidRDefault="009F7471" w:rsidP="00D008F7">
      <w:pPr>
        <w:spacing w:line="480" w:lineRule="auto"/>
        <w:ind w:firstLine="720"/>
        <w:rPr>
          <w:rFonts w:asciiTheme="majorBidi" w:hAnsiTheme="majorBidi" w:cstheme="majorBidi"/>
        </w:rPr>
      </w:pPr>
      <w:r w:rsidRPr="00FD7E02">
        <w:rPr>
          <w:rFonts w:asciiTheme="majorBidi" w:hAnsiTheme="majorBidi" w:cstheme="majorBidi"/>
        </w:rPr>
        <w:t xml:space="preserve">The </w:t>
      </w:r>
      <w:r w:rsidR="0005248B" w:rsidRPr="00FD7E02">
        <w:rPr>
          <w:rFonts w:asciiTheme="majorBidi" w:hAnsiTheme="majorBidi" w:cstheme="majorBidi"/>
        </w:rPr>
        <w:t>Institute for Applied Autonomy</w:t>
      </w:r>
      <w:r w:rsidR="00C3035D" w:rsidRPr="00FD7E02">
        <w:rPr>
          <w:rFonts w:asciiTheme="majorBidi" w:hAnsiTheme="majorBidi" w:cstheme="majorBidi"/>
        </w:rPr>
        <w:t xml:space="preserve"> (IAA)</w:t>
      </w:r>
      <w:r w:rsidR="004F2D00" w:rsidRPr="00FD7E02">
        <w:rPr>
          <w:rFonts w:asciiTheme="majorBidi" w:hAnsiTheme="majorBidi" w:cstheme="majorBidi"/>
        </w:rPr>
        <w:t xml:space="preserve"> </w:t>
      </w:r>
      <w:r w:rsidRPr="00FD7E02">
        <w:rPr>
          <w:rFonts w:asciiTheme="majorBidi" w:hAnsiTheme="majorBidi" w:cstheme="majorBidi"/>
        </w:rPr>
        <w:t xml:space="preserve">was founded the same year by anonymous activists. </w:t>
      </w:r>
      <w:r w:rsidR="00D375FE" w:rsidRPr="00FD7E02">
        <w:rPr>
          <w:rFonts w:asciiTheme="majorBidi" w:hAnsiTheme="majorBidi" w:cstheme="majorBidi"/>
        </w:rPr>
        <w:t>T</w:t>
      </w:r>
      <w:r w:rsidR="00454B55" w:rsidRPr="00FD7E02">
        <w:rPr>
          <w:rFonts w:asciiTheme="majorBidi" w:hAnsiTheme="majorBidi" w:cstheme="majorBidi"/>
        </w:rPr>
        <w:t>heir most controversial work was an interactive map</w:t>
      </w:r>
      <w:r w:rsidR="00FA30B7" w:rsidRPr="00FD7E02">
        <w:rPr>
          <w:rFonts w:asciiTheme="majorBidi" w:hAnsiTheme="majorBidi" w:cstheme="majorBidi"/>
        </w:rPr>
        <w:t xml:space="preserve"> launched</w:t>
      </w:r>
      <w:r w:rsidR="00454B55" w:rsidRPr="00FD7E02">
        <w:rPr>
          <w:rFonts w:asciiTheme="majorBidi" w:hAnsiTheme="majorBidi" w:cstheme="majorBidi"/>
        </w:rPr>
        <w:t xml:space="preserve"> </w:t>
      </w:r>
      <w:r w:rsidR="00EC2B79" w:rsidRPr="00FD7E02">
        <w:rPr>
          <w:rFonts w:asciiTheme="majorBidi" w:hAnsiTheme="majorBidi" w:cstheme="majorBidi"/>
        </w:rPr>
        <w:t>in 2001</w:t>
      </w:r>
      <w:r w:rsidR="00454B55" w:rsidRPr="00FD7E02">
        <w:rPr>
          <w:rFonts w:asciiTheme="majorBidi" w:hAnsiTheme="majorBidi" w:cstheme="majorBidi"/>
        </w:rPr>
        <w:t xml:space="preserve"> called </w:t>
      </w:r>
      <w:proofErr w:type="spellStart"/>
      <w:r w:rsidR="00454B55" w:rsidRPr="00FD7E02">
        <w:rPr>
          <w:rFonts w:asciiTheme="majorBidi" w:hAnsiTheme="majorBidi" w:cstheme="majorBidi"/>
        </w:rPr>
        <w:t>iSee</w:t>
      </w:r>
      <w:proofErr w:type="spellEnd"/>
      <w:r w:rsidR="004179D9" w:rsidRPr="00FD7E02">
        <w:rPr>
          <w:rFonts w:asciiTheme="majorBidi" w:hAnsiTheme="majorBidi" w:cstheme="majorBidi"/>
        </w:rPr>
        <w:t xml:space="preserve"> </w:t>
      </w:r>
      <w:r w:rsidR="00B30959" w:rsidRPr="00FD7E02">
        <w:rPr>
          <w:rFonts w:asciiTheme="majorBidi" w:hAnsiTheme="majorBidi" w:cstheme="majorBidi"/>
        </w:rPr>
        <w:t>that is no longer available</w:t>
      </w:r>
      <w:r w:rsidR="00151A14" w:rsidRPr="00FD7E02">
        <w:rPr>
          <w:rFonts w:asciiTheme="majorBidi" w:hAnsiTheme="majorBidi" w:cstheme="majorBidi"/>
        </w:rPr>
        <w:t xml:space="preserve"> (Vime</w:t>
      </w:r>
      <w:r w:rsidR="004179D9" w:rsidRPr="00FD7E02">
        <w:rPr>
          <w:rFonts w:asciiTheme="majorBidi" w:hAnsiTheme="majorBidi" w:cstheme="majorBidi"/>
        </w:rPr>
        <w:t>o, 2009)</w:t>
      </w:r>
      <w:r w:rsidR="00454B55" w:rsidRPr="00FD7E02">
        <w:rPr>
          <w:rFonts w:asciiTheme="majorBidi" w:hAnsiTheme="majorBidi" w:cstheme="majorBidi"/>
        </w:rPr>
        <w:t>.</w:t>
      </w:r>
      <w:r w:rsidR="00151A14" w:rsidRPr="00FD7E02">
        <w:rPr>
          <w:rFonts w:asciiTheme="majorBidi" w:hAnsiTheme="majorBidi" w:cstheme="majorBidi"/>
        </w:rPr>
        <w:t xml:space="preserve"> </w:t>
      </w:r>
      <w:r w:rsidR="00454B55" w:rsidRPr="00FD7E02">
        <w:rPr>
          <w:rFonts w:asciiTheme="majorBidi" w:hAnsiTheme="majorBidi" w:cstheme="majorBidi"/>
        </w:rPr>
        <w:t>This tool</w:t>
      </w:r>
      <w:r w:rsidRPr="00FD7E02">
        <w:rPr>
          <w:rFonts w:asciiTheme="majorBidi" w:hAnsiTheme="majorBidi" w:cstheme="majorBidi"/>
        </w:rPr>
        <w:t xml:space="preserve"> </w:t>
      </w:r>
      <w:r w:rsidR="00454B55" w:rsidRPr="00FD7E02">
        <w:rPr>
          <w:rFonts w:asciiTheme="majorBidi" w:hAnsiTheme="majorBidi" w:cstheme="majorBidi"/>
        </w:rPr>
        <w:t>used their own data along with those of the above two groups to plot a path that encounters the least amount of surveillance from user-entered start and destination points.</w:t>
      </w:r>
      <w:r w:rsidR="00151A14" w:rsidRPr="00FD7E02">
        <w:rPr>
          <w:rFonts w:asciiTheme="majorBidi" w:hAnsiTheme="majorBidi" w:cstheme="majorBidi"/>
        </w:rPr>
        <w:t xml:space="preserve"> </w:t>
      </w:r>
      <w:r w:rsidR="00F833B7" w:rsidRPr="00FD7E02">
        <w:rPr>
          <w:rFonts w:asciiTheme="majorBidi" w:hAnsiTheme="majorBidi" w:cstheme="majorBidi"/>
        </w:rPr>
        <w:t xml:space="preserve">A static map </w:t>
      </w:r>
      <w:r w:rsidR="002474D6" w:rsidRPr="00FD7E02">
        <w:rPr>
          <w:rFonts w:asciiTheme="majorBidi" w:hAnsiTheme="majorBidi" w:cstheme="majorBidi"/>
        </w:rPr>
        <w:t>th</w:t>
      </w:r>
      <w:r w:rsidR="00F833B7" w:rsidRPr="00FD7E02">
        <w:rPr>
          <w:rFonts w:asciiTheme="majorBidi" w:hAnsiTheme="majorBidi" w:cstheme="majorBidi"/>
        </w:rPr>
        <w:t xml:space="preserve">ey produced </w:t>
      </w:r>
      <w:r w:rsidR="007757A9" w:rsidRPr="00FD7E02">
        <w:rPr>
          <w:rFonts w:asciiTheme="majorBidi" w:hAnsiTheme="majorBidi" w:cstheme="majorBidi"/>
        </w:rPr>
        <w:t>on</w:t>
      </w:r>
      <w:r w:rsidR="00F833B7" w:rsidRPr="00FD7E02">
        <w:rPr>
          <w:rFonts w:asciiTheme="majorBidi" w:hAnsiTheme="majorBidi" w:cstheme="majorBidi"/>
        </w:rPr>
        <w:t xml:space="preserve"> the “Routes of Least Surveillance” in Manhattan</w:t>
      </w:r>
      <w:r w:rsidR="007757A9" w:rsidRPr="00FD7E02">
        <w:rPr>
          <w:rFonts w:asciiTheme="majorBidi" w:hAnsiTheme="majorBidi" w:cstheme="majorBidi"/>
        </w:rPr>
        <w:t xml:space="preserve"> </w:t>
      </w:r>
      <w:r w:rsidR="00F833B7" w:rsidRPr="00FD7E02">
        <w:rPr>
          <w:rFonts w:asciiTheme="majorBidi" w:hAnsiTheme="majorBidi" w:cstheme="majorBidi"/>
        </w:rPr>
        <w:t>was</w:t>
      </w:r>
      <w:r w:rsidR="002474D6" w:rsidRPr="00FD7E02">
        <w:rPr>
          <w:rFonts w:asciiTheme="majorBidi" w:hAnsiTheme="majorBidi" w:cstheme="majorBidi"/>
        </w:rPr>
        <w:t xml:space="preserve"> featured</w:t>
      </w:r>
      <w:r w:rsidR="00B061F3" w:rsidRPr="00FD7E02">
        <w:rPr>
          <w:rFonts w:asciiTheme="majorBidi" w:hAnsiTheme="majorBidi" w:cstheme="majorBidi"/>
        </w:rPr>
        <w:t>, along with an essay they wrote,</w:t>
      </w:r>
      <w:r w:rsidR="002474D6" w:rsidRPr="00FD7E02">
        <w:rPr>
          <w:rFonts w:asciiTheme="majorBidi" w:hAnsiTheme="majorBidi" w:cstheme="majorBidi"/>
        </w:rPr>
        <w:t xml:space="preserve"> </w:t>
      </w:r>
      <w:r w:rsidR="001C7C9F" w:rsidRPr="00FD7E02">
        <w:rPr>
          <w:rFonts w:asciiTheme="majorBidi" w:hAnsiTheme="majorBidi" w:cstheme="majorBidi"/>
        </w:rPr>
        <w:t xml:space="preserve">in Chapter 2 of </w:t>
      </w:r>
      <w:r w:rsidR="005D018F" w:rsidRPr="00FD7E02">
        <w:rPr>
          <w:rFonts w:asciiTheme="majorBidi" w:hAnsiTheme="majorBidi" w:cstheme="majorBidi"/>
        </w:rPr>
        <w:t>the</w:t>
      </w:r>
      <w:r w:rsidR="001C7C9F" w:rsidRPr="00FD7E02">
        <w:rPr>
          <w:rFonts w:asciiTheme="majorBidi" w:hAnsiTheme="majorBidi" w:cstheme="majorBidi"/>
        </w:rPr>
        <w:t xml:space="preserve"> Atlas of Radical Cartography (</w:t>
      </w:r>
      <w:proofErr w:type="spellStart"/>
      <w:r w:rsidR="00AB6447" w:rsidRPr="00FD7E02">
        <w:rPr>
          <w:rFonts w:asciiTheme="majorBidi" w:hAnsiTheme="majorBidi" w:cstheme="majorBidi"/>
        </w:rPr>
        <w:t>Bhagat</w:t>
      </w:r>
      <w:proofErr w:type="spellEnd"/>
      <w:r w:rsidR="00AB6447" w:rsidRPr="00FD7E02">
        <w:rPr>
          <w:rFonts w:asciiTheme="majorBidi" w:hAnsiTheme="majorBidi" w:cstheme="majorBidi"/>
        </w:rPr>
        <w:t xml:space="preserve"> &amp; </w:t>
      </w:r>
      <w:proofErr w:type="spellStart"/>
      <w:r w:rsidR="00AB6447" w:rsidRPr="00FD7E02">
        <w:rPr>
          <w:rFonts w:asciiTheme="majorBidi" w:hAnsiTheme="majorBidi" w:cstheme="majorBidi"/>
        </w:rPr>
        <w:t>Mogel</w:t>
      </w:r>
      <w:proofErr w:type="spellEnd"/>
      <w:r w:rsidR="005D018F" w:rsidRPr="00FD7E02">
        <w:rPr>
          <w:rFonts w:asciiTheme="majorBidi" w:hAnsiTheme="majorBidi" w:cstheme="majorBidi"/>
        </w:rPr>
        <w:t>, 2007</w:t>
      </w:r>
      <w:r w:rsidR="006A6D8A" w:rsidRPr="00FD7E02">
        <w:rPr>
          <w:rFonts w:asciiTheme="majorBidi" w:hAnsiTheme="majorBidi" w:cstheme="majorBidi"/>
        </w:rPr>
        <w:t>)</w:t>
      </w:r>
      <w:r w:rsidR="002474D6" w:rsidRPr="00FD7E02">
        <w:rPr>
          <w:rFonts w:asciiTheme="majorBidi" w:hAnsiTheme="majorBidi" w:cstheme="majorBidi"/>
        </w:rPr>
        <w:t>.</w:t>
      </w:r>
      <w:r w:rsidR="00151A14" w:rsidRPr="00FD7E02">
        <w:rPr>
          <w:rFonts w:asciiTheme="majorBidi" w:hAnsiTheme="majorBidi" w:cstheme="majorBidi"/>
        </w:rPr>
        <w:t xml:space="preserve"> </w:t>
      </w:r>
      <w:r w:rsidR="00475DF3" w:rsidRPr="00FD7E02">
        <w:rPr>
          <w:rFonts w:asciiTheme="majorBidi" w:hAnsiTheme="majorBidi" w:cstheme="majorBidi"/>
        </w:rPr>
        <w:t xml:space="preserve">In </w:t>
      </w:r>
      <w:r w:rsidR="00A94F6E" w:rsidRPr="00FD7E02">
        <w:rPr>
          <w:rFonts w:asciiTheme="majorBidi" w:hAnsiTheme="majorBidi" w:cstheme="majorBidi"/>
        </w:rPr>
        <w:t xml:space="preserve">2013, </w:t>
      </w:r>
      <w:proofErr w:type="spellStart"/>
      <w:r w:rsidR="00A94F6E" w:rsidRPr="00FD7E02">
        <w:rPr>
          <w:rFonts w:asciiTheme="majorBidi" w:hAnsiTheme="majorBidi" w:cstheme="majorBidi"/>
        </w:rPr>
        <w:t>Surv</w:t>
      </w:r>
      <w:proofErr w:type="spellEnd"/>
      <w:r w:rsidR="004179D9" w:rsidRPr="00FD7E02">
        <w:rPr>
          <w:rFonts w:asciiTheme="majorBidi" w:hAnsiTheme="majorBidi" w:cstheme="majorBidi"/>
        </w:rPr>
        <w:t xml:space="preserve"> (Kickstarter, 2012)</w:t>
      </w:r>
      <w:r w:rsidR="00A94F6E" w:rsidRPr="00FD7E02">
        <w:rPr>
          <w:rFonts w:asciiTheme="majorBidi" w:hAnsiTheme="majorBidi" w:cstheme="majorBidi"/>
        </w:rPr>
        <w:t xml:space="preserve">, a start-up </w:t>
      </w:r>
      <w:r w:rsidR="00475DF3" w:rsidRPr="00FD7E02">
        <w:rPr>
          <w:rFonts w:asciiTheme="majorBidi" w:hAnsiTheme="majorBidi" w:cstheme="majorBidi"/>
        </w:rPr>
        <w:t>iPhone app</w:t>
      </w:r>
      <w:r w:rsidR="00A94F6E" w:rsidRPr="00FD7E02">
        <w:rPr>
          <w:rFonts w:asciiTheme="majorBidi" w:hAnsiTheme="majorBidi" w:cstheme="majorBidi"/>
        </w:rPr>
        <w:t xml:space="preserve"> that failed to procure sufficient funding</w:t>
      </w:r>
      <w:r w:rsidR="00475DF3" w:rsidRPr="00FD7E02">
        <w:rPr>
          <w:rFonts w:asciiTheme="majorBidi" w:hAnsiTheme="majorBidi" w:cstheme="majorBidi"/>
        </w:rPr>
        <w:t xml:space="preserve">, and </w:t>
      </w:r>
      <w:proofErr w:type="spellStart"/>
      <w:r w:rsidR="00D73C24" w:rsidRPr="00FD7E02">
        <w:rPr>
          <w:rFonts w:asciiTheme="majorBidi" w:hAnsiTheme="majorBidi" w:cstheme="majorBidi"/>
        </w:rPr>
        <w:t>Community</w:t>
      </w:r>
      <w:r w:rsidR="00475DF3" w:rsidRPr="00FD7E02">
        <w:rPr>
          <w:rFonts w:asciiTheme="majorBidi" w:hAnsiTheme="majorBidi" w:cstheme="majorBidi"/>
        </w:rPr>
        <w:t>Cam</w:t>
      </w:r>
      <w:proofErr w:type="spellEnd"/>
      <w:r w:rsidR="004179D9" w:rsidRPr="00FD7E02">
        <w:rPr>
          <w:rFonts w:asciiTheme="majorBidi" w:hAnsiTheme="majorBidi" w:cstheme="majorBidi"/>
        </w:rPr>
        <w:t xml:space="preserve"> (VideoSurveillance.com)</w:t>
      </w:r>
      <w:r w:rsidR="002806A4" w:rsidRPr="00FD7E02">
        <w:rPr>
          <w:rFonts w:asciiTheme="majorBidi" w:hAnsiTheme="majorBidi" w:cstheme="majorBidi"/>
        </w:rPr>
        <w:t>, an interactive map service</w:t>
      </w:r>
      <w:r w:rsidR="001C38FB" w:rsidRPr="00FD7E02">
        <w:rPr>
          <w:rFonts w:asciiTheme="majorBidi" w:hAnsiTheme="majorBidi" w:cstheme="majorBidi"/>
        </w:rPr>
        <w:t xml:space="preserve"> created by a</w:t>
      </w:r>
      <w:r w:rsidR="004179D9" w:rsidRPr="00FD7E02">
        <w:rPr>
          <w:rFonts w:asciiTheme="majorBidi" w:hAnsiTheme="majorBidi" w:cstheme="majorBidi"/>
        </w:rPr>
        <w:t>n online</w:t>
      </w:r>
      <w:r w:rsidR="001C38FB" w:rsidRPr="00FD7E02">
        <w:rPr>
          <w:rFonts w:asciiTheme="majorBidi" w:hAnsiTheme="majorBidi" w:cstheme="majorBidi"/>
        </w:rPr>
        <w:t xml:space="preserve"> security company</w:t>
      </w:r>
      <w:r w:rsidR="002806A4" w:rsidRPr="00FD7E02">
        <w:rPr>
          <w:rFonts w:asciiTheme="majorBidi" w:hAnsiTheme="majorBidi" w:cstheme="majorBidi"/>
        </w:rPr>
        <w:t xml:space="preserve">, </w:t>
      </w:r>
      <w:r w:rsidR="00A94F6E" w:rsidRPr="00FD7E02">
        <w:rPr>
          <w:rFonts w:asciiTheme="majorBidi" w:hAnsiTheme="majorBidi" w:cstheme="majorBidi"/>
        </w:rPr>
        <w:t>focused</w:t>
      </w:r>
      <w:r w:rsidR="002806A4" w:rsidRPr="00FD7E02">
        <w:rPr>
          <w:rFonts w:asciiTheme="majorBidi" w:hAnsiTheme="majorBidi" w:cstheme="majorBidi"/>
        </w:rPr>
        <w:t xml:space="preserve"> their efforts </w:t>
      </w:r>
      <w:r w:rsidR="00A94F6E" w:rsidRPr="00FD7E02">
        <w:rPr>
          <w:rFonts w:asciiTheme="majorBidi" w:hAnsiTheme="majorBidi" w:cstheme="majorBidi"/>
        </w:rPr>
        <w:t>on</w:t>
      </w:r>
      <w:r w:rsidR="002806A4" w:rsidRPr="00FD7E02">
        <w:rPr>
          <w:rFonts w:asciiTheme="majorBidi" w:hAnsiTheme="majorBidi" w:cstheme="majorBidi"/>
        </w:rPr>
        <w:t xml:space="preserve"> developing platforms </w:t>
      </w:r>
      <w:r w:rsidR="00013BE9" w:rsidRPr="00FD7E02">
        <w:rPr>
          <w:rFonts w:asciiTheme="majorBidi" w:hAnsiTheme="majorBidi" w:cstheme="majorBidi"/>
        </w:rPr>
        <w:t>dependent on crowdsourcing</w:t>
      </w:r>
      <w:r w:rsidR="002806A4" w:rsidRPr="00FD7E02">
        <w:rPr>
          <w:rFonts w:asciiTheme="majorBidi" w:hAnsiTheme="majorBidi" w:cstheme="majorBidi"/>
        </w:rPr>
        <w:t xml:space="preserve"> </w:t>
      </w:r>
      <w:r w:rsidR="005418E1" w:rsidRPr="00FD7E02">
        <w:rPr>
          <w:rFonts w:asciiTheme="majorBidi" w:hAnsiTheme="majorBidi" w:cstheme="majorBidi"/>
        </w:rPr>
        <w:t xml:space="preserve">their </w:t>
      </w:r>
      <w:r w:rsidR="002806A4" w:rsidRPr="00FD7E02">
        <w:rPr>
          <w:rFonts w:asciiTheme="majorBidi" w:hAnsiTheme="majorBidi" w:cstheme="majorBidi"/>
        </w:rPr>
        <w:t xml:space="preserve">data. </w:t>
      </w:r>
    </w:p>
    <w:p w14:paraId="73CDAFCD" w14:textId="216D5716" w:rsidR="00036917" w:rsidRPr="00FD7E02" w:rsidRDefault="00417906" w:rsidP="00B954A5">
      <w:pPr>
        <w:spacing w:line="480" w:lineRule="auto"/>
        <w:ind w:firstLine="720"/>
        <w:rPr>
          <w:rFonts w:asciiTheme="majorBidi" w:hAnsiTheme="majorBidi" w:cstheme="majorBidi"/>
        </w:rPr>
      </w:pPr>
      <w:r w:rsidRPr="00FD7E02">
        <w:rPr>
          <w:rFonts w:asciiTheme="majorBidi" w:hAnsiTheme="majorBidi" w:cstheme="majorBidi"/>
        </w:rPr>
        <w:t xml:space="preserve">The information produced </w:t>
      </w:r>
      <w:r w:rsidR="002563AA" w:rsidRPr="00FD7E02">
        <w:rPr>
          <w:rFonts w:asciiTheme="majorBidi" w:hAnsiTheme="majorBidi" w:cstheme="majorBidi"/>
        </w:rPr>
        <w:t>from</w:t>
      </w:r>
      <w:r w:rsidR="0038345B" w:rsidRPr="00FD7E02">
        <w:rPr>
          <w:rFonts w:asciiTheme="majorBidi" w:hAnsiTheme="majorBidi" w:cstheme="majorBidi"/>
        </w:rPr>
        <w:t xml:space="preserve"> the above, and other,</w:t>
      </w:r>
      <w:r w:rsidR="002563AA" w:rsidRPr="00FD7E02">
        <w:rPr>
          <w:rFonts w:asciiTheme="majorBidi" w:hAnsiTheme="majorBidi" w:cstheme="majorBidi"/>
        </w:rPr>
        <w:t xml:space="preserve"> attempts </w:t>
      </w:r>
      <w:r w:rsidR="00041514" w:rsidRPr="00FD7E02">
        <w:rPr>
          <w:rFonts w:asciiTheme="majorBidi" w:hAnsiTheme="majorBidi" w:cstheme="majorBidi"/>
        </w:rPr>
        <w:t>was</w:t>
      </w:r>
      <w:r w:rsidR="005B2422" w:rsidRPr="00FD7E02">
        <w:rPr>
          <w:rFonts w:asciiTheme="majorBidi" w:hAnsiTheme="majorBidi" w:cstheme="majorBidi"/>
        </w:rPr>
        <w:t xml:space="preserve"> often</w:t>
      </w:r>
      <w:r w:rsidRPr="00FD7E02">
        <w:rPr>
          <w:rFonts w:asciiTheme="majorBidi" w:hAnsiTheme="majorBidi" w:cstheme="majorBidi"/>
        </w:rPr>
        <w:t xml:space="preserve"> too little and</w:t>
      </w:r>
      <w:r w:rsidR="002563AA" w:rsidRPr="00FD7E02">
        <w:rPr>
          <w:rFonts w:asciiTheme="majorBidi" w:hAnsiTheme="majorBidi" w:cstheme="majorBidi"/>
        </w:rPr>
        <w:t xml:space="preserve"> </w:t>
      </w:r>
      <w:r w:rsidRPr="00FD7E02">
        <w:rPr>
          <w:rFonts w:asciiTheme="majorBidi" w:hAnsiTheme="majorBidi" w:cstheme="majorBidi"/>
        </w:rPr>
        <w:t>too specific to be applicable in much more tha</w:t>
      </w:r>
      <w:r w:rsidR="0038345B" w:rsidRPr="00FD7E02">
        <w:rPr>
          <w:rFonts w:asciiTheme="majorBidi" w:hAnsiTheme="majorBidi" w:cstheme="majorBidi"/>
        </w:rPr>
        <w:t>n the work</w:t>
      </w:r>
      <w:r w:rsidR="00B954A5" w:rsidRPr="00FD7E02">
        <w:rPr>
          <w:rFonts w:asciiTheme="majorBidi" w:hAnsiTheme="majorBidi" w:cstheme="majorBidi"/>
        </w:rPr>
        <w:t xml:space="preserve"> they were</w:t>
      </w:r>
      <w:r w:rsidR="0038345B" w:rsidRPr="00FD7E02">
        <w:rPr>
          <w:rFonts w:asciiTheme="majorBidi" w:hAnsiTheme="majorBidi" w:cstheme="majorBidi"/>
        </w:rPr>
        <w:t xml:space="preserve"> intended for</w:t>
      </w:r>
      <w:r w:rsidR="00B954A5" w:rsidRPr="00FD7E02">
        <w:rPr>
          <w:rFonts w:asciiTheme="majorBidi" w:hAnsiTheme="majorBidi" w:cstheme="majorBidi"/>
        </w:rPr>
        <w:t>,</w:t>
      </w:r>
      <w:r w:rsidR="0038345B" w:rsidRPr="00FD7E02">
        <w:rPr>
          <w:rFonts w:asciiTheme="majorBidi" w:hAnsiTheme="majorBidi" w:cstheme="majorBidi"/>
        </w:rPr>
        <w:t xml:space="preserve"> </w:t>
      </w:r>
      <w:r w:rsidR="0002088C" w:rsidRPr="00FD7E02">
        <w:rPr>
          <w:rFonts w:asciiTheme="majorBidi" w:hAnsiTheme="majorBidi" w:cstheme="majorBidi"/>
        </w:rPr>
        <w:t>but</w:t>
      </w:r>
      <w:r w:rsidR="0038345B" w:rsidRPr="00FD7E02">
        <w:rPr>
          <w:rFonts w:asciiTheme="majorBidi" w:hAnsiTheme="majorBidi" w:cstheme="majorBidi"/>
        </w:rPr>
        <w:t xml:space="preserve"> ironically, </w:t>
      </w:r>
      <w:r w:rsidR="00B954A5" w:rsidRPr="00FD7E02">
        <w:rPr>
          <w:rFonts w:asciiTheme="majorBidi" w:hAnsiTheme="majorBidi" w:cstheme="majorBidi"/>
        </w:rPr>
        <w:t xml:space="preserve">most </w:t>
      </w:r>
      <w:r w:rsidR="008D3FF3" w:rsidRPr="00FD7E02">
        <w:rPr>
          <w:rFonts w:asciiTheme="majorBidi" w:hAnsiTheme="majorBidi" w:cstheme="majorBidi"/>
        </w:rPr>
        <w:t xml:space="preserve">produced maps with </w:t>
      </w:r>
      <w:r w:rsidR="00C96D30" w:rsidRPr="00FD7E02">
        <w:rPr>
          <w:rFonts w:asciiTheme="majorBidi" w:hAnsiTheme="majorBidi" w:cstheme="majorBidi"/>
        </w:rPr>
        <w:t xml:space="preserve">vague </w:t>
      </w:r>
      <w:r w:rsidR="008D3FF3" w:rsidRPr="00FD7E02">
        <w:rPr>
          <w:rFonts w:asciiTheme="majorBidi" w:hAnsiTheme="majorBidi" w:cstheme="majorBidi"/>
        </w:rPr>
        <w:t xml:space="preserve">camera </w:t>
      </w:r>
      <w:r w:rsidR="00C96D30" w:rsidRPr="00FD7E02">
        <w:rPr>
          <w:rFonts w:asciiTheme="majorBidi" w:hAnsiTheme="majorBidi" w:cstheme="majorBidi"/>
        </w:rPr>
        <w:t>locations.</w:t>
      </w:r>
      <w:r w:rsidR="00151A14" w:rsidRPr="00FD7E02">
        <w:rPr>
          <w:rFonts w:asciiTheme="majorBidi" w:hAnsiTheme="majorBidi" w:cstheme="majorBidi"/>
        </w:rPr>
        <w:t xml:space="preserve"> </w:t>
      </w:r>
      <w:r w:rsidR="008D3FF3" w:rsidRPr="00FD7E02">
        <w:rPr>
          <w:rFonts w:asciiTheme="majorBidi" w:hAnsiTheme="majorBidi" w:cstheme="majorBidi"/>
        </w:rPr>
        <w:t xml:space="preserve">The NYCLU recorded the </w:t>
      </w:r>
      <w:r w:rsidR="00943D82" w:rsidRPr="00FD7E02">
        <w:rPr>
          <w:rFonts w:asciiTheme="majorBidi" w:hAnsiTheme="majorBidi" w:cstheme="majorBidi"/>
        </w:rPr>
        <w:t>street intersections</w:t>
      </w:r>
      <w:r w:rsidR="008D3FF3" w:rsidRPr="00FD7E02">
        <w:rPr>
          <w:rFonts w:asciiTheme="majorBidi" w:hAnsiTheme="majorBidi" w:cstheme="majorBidi"/>
        </w:rPr>
        <w:t xml:space="preserve"> and </w:t>
      </w:r>
      <w:r w:rsidR="00943D82" w:rsidRPr="00FD7E02">
        <w:rPr>
          <w:rFonts w:asciiTheme="majorBidi" w:hAnsiTheme="majorBidi" w:cstheme="majorBidi"/>
        </w:rPr>
        <w:t>how many came</w:t>
      </w:r>
      <w:r w:rsidR="00B954A5" w:rsidRPr="00FD7E02">
        <w:rPr>
          <w:rFonts w:asciiTheme="majorBidi" w:hAnsiTheme="majorBidi" w:cstheme="majorBidi"/>
        </w:rPr>
        <w:t>ras were on each corner or side</w:t>
      </w:r>
      <w:r w:rsidR="00943D82" w:rsidRPr="00FD7E02">
        <w:rPr>
          <w:rFonts w:asciiTheme="majorBidi" w:hAnsiTheme="majorBidi" w:cstheme="majorBidi"/>
        </w:rPr>
        <w:t xml:space="preserve"> of the street but did not represent this visually on </w:t>
      </w:r>
      <w:r w:rsidR="00943D82" w:rsidRPr="00FD7E02">
        <w:rPr>
          <w:rFonts w:asciiTheme="majorBidi" w:hAnsiTheme="majorBidi" w:cstheme="majorBidi"/>
        </w:rPr>
        <w:lastRenderedPageBreak/>
        <w:t>their map and instead aggregated them into a single point per street/intersection. This represen</w:t>
      </w:r>
      <w:r w:rsidR="0038345B" w:rsidRPr="00FD7E02">
        <w:rPr>
          <w:rFonts w:asciiTheme="majorBidi" w:hAnsiTheme="majorBidi" w:cstheme="majorBidi"/>
        </w:rPr>
        <w:t xml:space="preserve">tation was also used by the SCP </w:t>
      </w:r>
      <w:r w:rsidR="00252FD6" w:rsidRPr="00FD7E02">
        <w:rPr>
          <w:rFonts w:asciiTheme="majorBidi" w:hAnsiTheme="majorBidi" w:cstheme="majorBidi"/>
        </w:rPr>
        <w:t xml:space="preserve">(mostly) </w:t>
      </w:r>
      <w:r w:rsidR="0038345B" w:rsidRPr="00FD7E02">
        <w:rPr>
          <w:rFonts w:asciiTheme="majorBidi" w:hAnsiTheme="majorBidi" w:cstheme="majorBidi"/>
        </w:rPr>
        <w:t>and</w:t>
      </w:r>
      <w:r w:rsidR="00943D82" w:rsidRPr="00FD7E02">
        <w:rPr>
          <w:rFonts w:asciiTheme="majorBidi" w:hAnsiTheme="majorBidi" w:cstheme="majorBidi"/>
        </w:rPr>
        <w:t xml:space="preserve"> </w:t>
      </w:r>
      <w:r w:rsidR="00C96D30" w:rsidRPr="00FD7E02">
        <w:rPr>
          <w:rFonts w:asciiTheme="majorBidi" w:hAnsiTheme="majorBidi" w:cstheme="majorBidi"/>
        </w:rPr>
        <w:t>the IAA</w:t>
      </w:r>
      <w:r w:rsidR="0038345B" w:rsidRPr="00FD7E02">
        <w:rPr>
          <w:rFonts w:asciiTheme="majorBidi" w:hAnsiTheme="majorBidi" w:cstheme="majorBidi"/>
        </w:rPr>
        <w:t xml:space="preserve"> </w:t>
      </w:r>
      <w:r w:rsidR="00943D82" w:rsidRPr="00FD7E02">
        <w:rPr>
          <w:rFonts w:asciiTheme="majorBidi" w:hAnsiTheme="majorBidi" w:cstheme="majorBidi"/>
        </w:rPr>
        <w:t xml:space="preserve">to visualize </w:t>
      </w:r>
      <w:r w:rsidR="00217592" w:rsidRPr="00FD7E02">
        <w:rPr>
          <w:rFonts w:asciiTheme="majorBidi" w:hAnsiTheme="majorBidi" w:cstheme="majorBidi"/>
        </w:rPr>
        <w:t xml:space="preserve">the extent of </w:t>
      </w:r>
      <w:r w:rsidR="00151A14" w:rsidRPr="00FD7E02">
        <w:rPr>
          <w:rFonts w:asciiTheme="majorBidi" w:hAnsiTheme="majorBidi" w:cstheme="majorBidi"/>
        </w:rPr>
        <w:t xml:space="preserve">surveillance. </w:t>
      </w:r>
      <w:proofErr w:type="spellStart"/>
      <w:r w:rsidR="00D73C24" w:rsidRPr="00FD7E02">
        <w:rPr>
          <w:rFonts w:asciiTheme="majorBidi" w:hAnsiTheme="majorBidi" w:cstheme="majorBidi"/>
        </w:rPr>
        <w:t>Community</w:t>
      </w:r>
      <w:r w:rsidR="00943D82" w:rsidRPr="00FD7E02">
        <w:rPr>
          <w:rFonts w:asciiTheme="majorBidi" w:hAnsiTheme="majorBidi" w:cstheme="majorBidi"/>
        </w:rPr>
        <w:t>Cam</w:t>
      </w:r>
      <w:proofErr w:type="spellEnd"/>
      <w:r w:rsidR="00943D82" w:rsidRPr="00FD7E02">
        <w:rPr>
          <w:rFonts w:asciiTheme="majorBidi" w:hAnsiTheme="majorBidi" w:cstheme="majorBidi"/>
        </w:rPr>
        <w:t>, on the other hand, has more specific information on the side of the street and build</w:t>
      </w:r>
      <w:r w:rsidR="00B2600F" w:rsidRPr="00FD7E02">
        <w:rPr>
          <w:rFonts w:asciiTheme="majorBidi" w:hAnsiTheme="majorBidi" w:cstheme="majorBidi"/>
        </w:rPr>
        <w:t xml:space="preserve">ing where the camera is located, which could possibly be accredited to the advancements in technology and software </w:t>
      </w:r>
      <w:r w:rsidR="00CE09CB" w:rsidRPr="00FD7E02">
        <w:rPr>
          <w:rFonts w:asciiTheme="majorBidi" w:hAnsiTheme="majorBidi" w:cstheme="majorBidi"/>
        </w:rPr>
        <w:t xml:space="preserve">that </w:t>
      </w:r>
      <w:r w:rsidR="0002088C" w:rsidRPr="00FD7E02">
        <w:rPr>
          <w:rFonts w:asciiTheme="majorBidi" w:hAnsiTheme="majorBidi" w:cstheme="majorBidi"/>
        </w:rPr>
        <w:t>have</w:t>
      </w:r>
      <w:r w:rsidR="00CE09CB" w:rsidRPr="00FD7E02">
        <w:rPr>
          <w:rFonts w:asciiTheme="majorBidi" w:hAnsiTheme="majorBidi" w:cstheme="majorBidi"/>
        </w:rPr>
        <w:t xml:space="preserve"> enabled the</w:t>
      </w:r>
      <w:r w:rsidR="00B2600F" w:rsidRPr="00FD7E02">
        <w:rPr>
          <w:rFonts w:asciiTheme="majorBidi" w:hAnsiTheme="majorBidi" w:cstheme="majorBidi"/>
        </w:rPr>
        <w:t xml:space="preserve"> </w:t>
      </w:r>
      <w:r w:rsidR="00CE09CB" w:rsidRPr="00FD7E02">
        <w:rPr>
          <w:rFonts w:asciiTheme="majorBidi" w:hAnsiTheme="majorBidi" w:cstheme="majorBidi"/>
        </w:rPr>
        <w:t>documentation</w:t>
      </w:r>
      <w:r w:rsidR="00B2600F" w:rsidRPr="00FD7E02">
        <w:rPr>
          <w:rFonts w:asciiTheme="majorBidi" w:hAnsiTheme="majorBidi" w:cstheme="majorBidi"/>
        </w:rPr>
        <w:t>, input, process</w:t>
      </w:r>
      <w:r w:rsidR="00CE09CB" w:rsidRPr="00FD7E02">
        <w:rPr>
          <w:rFonts w:asciiTheme="majorBidi" w:hAnsiTheme="majorBidi" w:cstheme="majorBidi"/>
        </w:rPr>
        <w:t>ing</w:t>
      </w:r>
      <w:r w:rsidR="00B2600F" w:rsidRPr="00FD7E02">
        <w:rPr>
          <w:rFonts w:asciiTheme="majorBidi" w:hAnsiTheme="majorBidi" w:cstheme="majorBidi"/>
        </w:rPr>
        <w:t>, and display</w:t>
      </w:r>
      <w:r w:rsidR="00CE09CB" w:rsidRPr="00FD7E02">
        <w:rPr>
          <w:rFonts w:asciiTheme="majorBidi" w:hAnsiTheme="majorBidi" w:cstheme="majorBidi"/>
        </w:rPr>
        <w:t xml:space="preserve"> of</w:t>
      </w:r>
      <w:r w:rsidR="00B2600F" w:rsidRPr="00FD7E02">
        <w:rPr>
          <w:rFonts w:asciiTheme="majorBidi" w:hAnsiTheme="majorBidi" w:cstheme="majorBidi"/>
        </w:rPr>
        <w:t xml:space="preserve"> this level of </w:t>
      </w:r>
      <w:r w:rsidR="00CE09CB" w:rsidRPr="00FD7E02">
        <w:rPr>
          <w:rFonts w:asciiTheme="majorBidi" w:hAnsiTheme="majorBidi" w:cstheme="majorBidi"/>
        </w:rPr>
        <w:t xml:space="preserve">detail at </w:t>
      </w:r>
      <w:r w:rsidR="0002088C" w:rsidRPr="00FD7E02">
        <w:rPr>
          <w:rFonts w:asciiTheme="majorBidi" w:hAnsiTheme="majorBidi" w:cstheme="majorBidi"/>
        </w:rPr>
        <w:t>the</w:t>
      </w:r>
      <w:r w:rsidR="00CE09CB" w:rsidRPr="00FD7E02">
        <w:rPr>
          <w:rFonts w:asciiTheme="majorBidi" w:hAnsiTheme="majorBidi" w:cstheme="majorBidi"/>
        </w:rPr>
        <w:t xml:space="preserve"> respective study area’s spatial scale.</w:t>
      </w:r>
      <w:r w:rsidR="00B2600F" w:rsidRPr="00FD7E02">
        <w:rPr>
          <w:rFonts w:asciiTheme="majorBidi" w:hAnsiTheme="majorBidi" w:cstheme="majorBidi"/>
        </w:rPr>
        <w:t xml:space="preserve"> </w:t>
      </w:r>
    </w:p>
    <w:p w14:paraId="4309695A" w14:textId="0D1405E6" w:rsidR="00FA192C" w:rsidRPr="00FD7E02" w:rsidRDefault="00B2600F" w:rsidP="00826D4C">
      <w:pPr>
        <w:spacing w:line="480" w:lineRule="auto"/>
        <w:ind w:firstLine="720"/>
        <w:rPr>
          <w:rFonts w:asciiTheme="majorBidi" w:hAnsiTheme="majorBidi" w:cstheme="majorBidi"/>
        </w:rPr>
      </w:pPr>
      <w:r w:rsidRPr="00FD7E02">
        <w:rPr>
          <w:rFonts w:asciiTheme="majorBidi" w:hAnsiTheme="majorBidi" w:cstheme="majorBidi"/>
        </w:rPr>
        <w:t>Moreover, t</w:t>
      </w:r>
      <w:r w:rsidR="00417906" w:rsidRPr="00FD7E02">
        <w:rPr>
          <w:rFonts w:asciiTheme="majorBidi" w:hAnsiTheme="majorBidi" w:cstheme="majorBidi"/>
        </w:rPr>
        <w:t>he frequency and update of this data is nearly non-existent, and when taking into account the turnover rate of business</w:t>
      </w:r>
      <w:r w:rsidR="00252FD6" w:rsidRPr="00FD7E02">
        <w:rPr>
          <w:rFonts w:asciiTheme="majorBidi" w:hAnsiTheme="majorBidi" w:cstheme="majorBidi"/>
        </w:rPr>
        <w:t>es</w:t>
      </w:r>
      <w:r w:rsidR="00417906" w:rsidRPr="00FD7E02">
        <w:rPr>
          <w:rFonts w:asciiTheme="majorBidi" w:hAnsiTheme="majorBidi" w:cstheme="majorBidi"/>
        </w:rPr>
        <w:t xml:space="preserve"> or inhabitants in New York neighborhoods, the information becomes </w:t>
      </w:r>
      <w:r w:rsidRPr="00FD7E02">
        <w:rPr>
          <w:rFonts w:asciiTheme="majorBidi" w:hAnsiTheme="majorBidi" w:cstheme="majorBidi"/>
        </w:rPr>
        <w:t>practically</w:t>
      </w:r>
      <w:r w:rsidR="00417906" w:rsidRPr="00FD7E02">
        <w:rPr>
          <w:rFonts w:asciiTheme="majorBidi" w:hAnsiTheme="majorBidi" w:cstheme="majorBidi"/>
        </w:rPr>
        <w:t xml:space="preserve"> unusable</w:t>
      </w:r>
      <w:r w:rsidR="005C41E9" w:rsidRPr="00FD7E02">
        <w:rPr>
          <w:rFonts w:asciiTheme="majorBidi" w:hAnsiTheme="majorBidi" w:cstheme="majorBidi"/>
        </w:rPr>
        <w:t xml:space="preserve"> after a relatively short amount of time</w:t>
      </w:r>
      <w:r w:rsidR="00417906" w:rsidRPr="00FD7E02">
        <w:rPr>
          <w:rFonts w:asciiTheme="majorBidi" w:hAnsiTheme="majorBidi" w:cstheme="majorBidi"/>
        </w:rPr>
        <w:t xml:space="preserve">. </w:t>
      </w:r>
      <w:r w:rsidR="00AD31CB" w:rsidRPr="00FD7E02">
        <w:rPr>
          <w:rFonts w:asciiTheme="majorBidi" w:hAnsiTheme="majorBidi" w:cstheme="majorBidi"/>
        </w:rPr>
        <w:t xml:space="preserve">So far, those who </w:t>
      </w:r>
      <w:r w:rsidR="00FC3B64" w:rsidRPr="00FD7E02">
        <w:rPr>
          <w:rFonts w:asciiTheme="majorBidi" w:hAnsiTheme="majorBidi" w:cstheme="majorBidi"/>
        </w:rPr>
        <w:t xml:space="preserve">have </w:t>
      </w:r>
      <w:r w:rsidR="00AD31CB" w:rsidRPr="00FD7E02">
        <w:rPr>
          <w:rFonts w:asciiTheme="majorBidi" w:hAnsiTheme="majorBidi" w:cstheme="majorBidi"/>
        </w:rPr>
        <w:t>provided options for users to update CCTV data failed to make it convenien</w:t>
      </w:r>
      <w:r w:rsidR="005E5C4C" w:rsidRPr="00FD7E02">
        <w:rPr>
          <w:rFonts w:asciiTheme="majorBidi" w:hAnsiTheme="majorBidi" w:cstheme="majorBidi"/>
        </w:rPr>
        <w:t xml:space="preserve">t to do so, therefore, attempts that have tried to keep track of cameras, in whatever context, have all been brief and quickly neglected. </w:t>
      </w:r>
      <w:r w:rsidR="00151A14" w:rsidRPr="00FD7E02">
        <w:rPr>
          <w:rFonts w:asciiTheme="majorBidi" w:hAnsiTheme="majorBidi" w:cstheme="majorBidi"/>
        </w:rPr>
        <w:t xml:space="preserve"> </w:t>
      </w:r>
      <w:r w:rsidR="00DC5C46" w:rsidRPr="00FD7E02">
        <w:rPr>
          <w:rFonts w:asciiTheme="majorBidi" w:hAnsiTheme="majorBidi" w:cstheme="majorBidi"/>
        </w:rPr>
        <w:t xml:space="preserve">Yet the practice of </w:t>
      </w:r>
      <w:r w:rsidR="005E5C4C" w:rsidRPr="00FD7E02">
        <w:rPr>
          <w:rFonts w:asciiTheme="majorBidi" w:hAnsiTheme="majorBidi" w:cstheme="majorBidi"/>
        </w:rPr>
        <w:t>viewing</w:t>
      </w:r>
      <w:r w:rsidR="00DC5C46" w:rsidRPr="00FD7E02">
        <w:rPr>
          <w:rFonts w:asciiTheme="majorBidi" w:hAnsiTheme="majorBidi" w:cstheme="majorBidi"/>
        </w:rPr>
        <w:t xml:space="preserve"> and participating in map</w:t>
      </w:r>
      <w:r w:rsidR="005E5C4C" w:rsidRPr="00FD7E02">
        <w:rPr>
          <w:rFonts w:asciiTheme="majorBidi" w:hAnsiTheme="majorBidi" w:cstheme="majorBidi"/>
        </w:rPr>
        <w:t>-making</w:t>
      </w:r>
      <w:r w:rsidR="00DC5C46" w:rsidRPr="00FD7E02">
        <w:rPr>
          <w:rFonts w:asciiTheme="majorBidi" w:hAnsiTheme="majorBidi" w:cstheme="majorBidi"/>
        </w:rPr>
        <w:t xml:space="preserve"> is in itself powerful and meaningful on many levels and to all sides.</w:t>
      </w:r>
      <w:r w:rsidR="00151A14" w:rsidRPr="00FD7E02">
        <w:rPr>
          <w:rFonts w:asciiTheme="majorBidi" w:hAnsiTheme="majorBidi" w:cstheme="majorBidi"/>
        </w:rPr>
        <w:t xml:space="preserve"> </w:t>
      </w:r>
      <w:r w:rsidR="00432C21" w:rsidRPr="00FD7E02">
        <w:rPr>
          <w:rFonts w:asciiTheme="majorBidi" w:hAnsiTheme="majorBidi" w:cstheme="majorBidi"/>
        </w:rPr>
        <w:t>The shift of the map</w:t>
      </w:r>
      <w:r w:rsidR="00DC5C46" w:rsidRPr="00FD7E02">
        <w:rPr>
          <w:rFonts w:asciiTheme="majorBidi" w:hAnsiTheme="majorBidi" w:cstheme="majorBidi"/>
        </w:rPr>
        <w:t xml:space="preserve"> from a noun to a verb</w:t>
      </w:r>
      <w:r w:rsidR="006B3BE4" w:rsidRPr="00FD7E02">
        <w:rPr>
          <w:rFonts w:asciiTheme="majorBidi" w:hAnsiTheme="majorBidi" w:cstheme="majorBidi"/>
        </w:rPr>
        <w:t xml:space="preserve"> (Crampton, 2009)</w:t>
      </w:r>
      <w:r w:rsidR="00DC5C46" w:rsidRPr="00FD7E02">
        <w:rPr>
          <w:rFonts w:asciiTheme="majorBidi" w:hAnsiTheme="majorBidi" w:cstheme="majorBidi"/>
        </w:rPr>
        <w:t xml:space="preserve"> then </w:t>
      </w:r>
      <w:r w:rsidR="00960B2B" w:rsidRPr="00FD7E02">
        <w:rPr>
          <w:rFonts w:asciiTheme="majorBidi" w:hAnsiTheme="majorBidi" w:cstheme="majorBidi"/>
        </w:rPr>
        <w:t>starts to pave its evolution</w:t>
      </w:r>
      <w:r w:rsidR="00DC5C46" w:rsidRPr="00FD7E02">
        <w:rPr>
          <w:rFonts w:asciiTheme="majorBidi" w:hAnsiTheme="majorBidi" w:cstheme="majorBidi"/>
        </w:rPr>
        <w:t xml:space="preserve"> </w:t>
      </w:r>
      <w:r w:rsidR="00960B2B" w:rsidRPr="00FD7E02">
        <w:rPr>
          <w:rFonts w:asciiTheme="majorBidi" w:hAnsiTheme="majorBidi" w:cstheme="majorBidi"/>
        </w:rPr>
        <w:t xml:space="preserve">towards </w:t>
      </w:r>
      <w:r w:rsidR="00625E16" w:rsidRPr="00FD7E02">
        <w:rPr>
          <w:rFonts w:asciiTheme="majorBidi" w:hAnsiTheme="majorBidi" w:cstheme="majorBidi"/>
        </w:rPr>
        <w:t>becoming</w:t>
      </w:r>
      <w:r w:rsidR="00960B2B" w:rsidRPr="00FD7E02">
        <w:rPr>
          <w:rFonts w:asciiTheme="majorBidi" w:hAnsiTheme="majorBidi" w:cstheme="majorBidi"/>
        </w:rPr>
        <w:t xml:space="preserve"> a </w:t>
      </w:r>
      <w:r w:rsidR="00DC5C46" w:rsidRPr="00FD7E02">
        <w:rPr>
          <w:rFonts w:asciiTheme="majorBidi" w:hAnsiTheme="majorBidi" w:cstheme="majorBidi"/>
        </w:rPr>
        <w:t>philosophy</w:t>
      </w:r>
      <w:r w:rsidR="00625E16" w:rsidRPr="00FD7E02">
        <w:rPr>
          <w:rFonts w:asciiTheme="majorBidi" w:hAnsiTheme="majorBidi" w:cstheme="majorBidi"/>
        </w:rPr>
        <w:t xml:space="preserve"> (</w:t>
      </w:r>
      <w:proofErr w:type="spellStart"/>
      <w:r w:rsidR="00625E16" w:rsidRPr="00FD7E02">
        <w:rPr>
          <w:rFonts w:asciiTheme="majorBidi" w:hAnsiTheme="majorBidi" w:cstheme="majorBidi"/>
        </w:rPr>
        <w:t>Kitchin</w:t>
      </w:r>
      <w:proofErr w:type="spellEnd"/>
      <w:r w:rsidR="00625E16" w:rsidRPr="00FD7E02">
        <w:rPr>
          <w:rFonts w:asciiTheme="majorBidi" w:hAnsiTheme="majorBidi" w:cstheme="majorBidi"/>
        </w:rPr>
        <w:t xml:space="preserve"> &amp; Dodge, 2007)</w:t>
      </w:r>
      <w:r w:rsidR="00DC5C46" w:rsidRPr="00FD7E02">
        <w:rPr>
          <w:rFonts w:asciiTheme="majorBidi" w:hAnsiTheme="majorBidi" w:cstheme="majorBidi"/>
        </w:rPr>
        <w:t xml:space="preserve">. </w:t>
      </w:r>
      <w:r w:rsidR="00B061F3" w:rsidRPr="00FD7E02">
        <w:rPr>
          <w:rFonts w:asciiTheme="majorBidi" w:hAnsiTheme="majorBidi" w:cstheme="majorBidi"/>
        </w:rPr>
        <w:t>Especially in</w:t>
      </w:r>
      <w:r w:rsidR="00DC5C46" w:rsidRPr="00FD7E02">
        <w:rPr>
          <w:rFonts w:asciiTheme="majorBidi" w:hAnsiTheme="majorBidi" w:cstheme="majorBidi"/>
        </w:rPr>
        <w:t xml:space="preserve"> this specific case,</w:t>
      </w:r>
      <w:r w:rsidR="00B061F3" w:rsidRPr="00FD7E02">
        <w:rPr>
          <w:rFonts w:asciiTheme="majorBidi" w:hAnsiTheme="majorBidi" w:cstheme="majorBidi"/>
        </w:rPr>
        <w:t xml:space="preserve"> where</w:t>
      </w:r>
      <w:r w:rsidR="00DC5C46" w:rsidRPr="00FD7E02">
        <w:rPr>
          <w:rFonts w:asciiTheme="majorBidi" w:hAnsiTheme="majorBidi" w:cstheme="majorBidi"/>
        </w:rPr>
        <w:t xml:space="preserve"> there is power in the </w:t>
      </w:r>
      <w:r w:rsidR="00C65E7A" w:rsidRPr="00FD7E02">
        <w:rPr>
          <w:rFonts w:asciiTheme="majorBidi" w:hAnsiTheme="majorBidi" w:cstheme="majorBidi"/>
        </w:rPr>
        <w:t xml:space="preserve">mere knowledge of whether one is being watched or deceived with promises of security or repercussions. </w:t>
      </w:r>
      <w:r w:rsidR="00960B2B" w:rsidRPr="00FD7E02">
        <w:rPr>
          <w:rFonts w:asciiTheme="majorBidi" w:hAnsiTheme="majorBidi" w:cstheme="majorBidi"/>
        </w:rPr>
        <w:t>Knowledge that</w:t>
      </w:r>
      <w:r w:rsidR="00C65E7A" w:rsidRPr="00FD7E02">
        <w:rPr>
          <w:rFonts w:asciiTheme="majorBidi" w:hAnsiTheme="majorBidi" w:cstheme="majorBidi"/>
        </w:rPr>
        <w:t xml:space="preserve"> was previously only available to those operating surveillance, whose best interests are in confirming </w:t>
      </w:r>
      <w:r w:rsidR="00960B2B" w:rsidRPr="00FD7E02">
        <w:rPr>
          <w:rFonts w:asciiTheme="majorBidi" w:hAnsiTheme="majorBidi" w:cstheme="majorBidi"/>
        </w:rPr>
        <w:t>a</w:t>
      </w:r>
      <w:r w:rsidR="00C65E7A" w:rsidRPr="00FD7E02">
        <w:rPr>
          <w:rFonts w:asciiTheme="majorBidi" w:hAnsiTheme="majorBidi" w:cstheme="majorBidi"/>
        </w:rPr>
        <w:t xml:space="preserve"> camera’s operability if</w:t>
      </w:r>
      <w:r w:rsidR="00CD37A9" w:rsidRPr="00FD7E02">
        <w:rPr>
          <w:rFonts w:asciiTheme="majorBidi" w:hAnsiTheme="majorBidi" w:cstheme="majorBidi"/>
        </w:rPr>
        <w:t xml:space="preserve"> asked, </w:t>
      </w:r>
      <w:r w:rsidR="00FC3B64" w:rsidRPr="00FD7E02">
        <w:rPr>
          <w:rFonts w:asciiTheme="majorBidi" w:hAnsiTheme="majorBidi" w:cstheme="majorBidi"/>
        </w:rPr>
        <w:t xml:space="preserve">and </w:t>
      </w:r>
      <w:r w:rsidR="00CD37A9" w:rsidRPr="00FD7E02">
        <w:rPr>
          <w:rFonts w:asciiTheme="majorBidi" w:hAnsiTheme="majorBidi" w:cstheme="majorBidi"/>
        </w:rPr>
        <w:t xml:space="preserve">thus </w:t>
      </w:r>
      <w:r w:rsidR="00FC3B64" w:rsidRPr="00FD7E02">
        <w:rPr>
          <w:rFonts w:asciiTheme="majorBidi" w:hAnsiTheme="majorBidi" w:cstheme="majorBidi"/>
        </w:rPr>
        <w:t xml:space="preserve">also serves to </w:t>
      </w:r>
      <w:r w:rsidR="00826D4C" w:rsidRPr="00FD7E02">
        <w:rPr>
          <w:rFonts w:asciiTheme="majorBidi" w:hAnsiTheme="majorBidi" w:cstheme="majorBidi"/>
        </w:rPr>
        <w:t>level the</w:t>
      </w:r>
      <w:r w:rsidR="00CD37A9" w:rsidRPr="00FD7E02">
        <w:rPr>
          <w:rFonts w:asciiTheme="majorBidi" w:hAnsiTheme="majorBidi" w:cstheme="majorBidi"/>
        </w:rPr>
        <w:t xml:space="preserve"> </w:t>
      </w:r>
      <w:r w:rsidR="0018583F" w:rsidRPr="00FD7E02">
        <w:rPr>
          <w:rFonts w:asciiTheme="majorBidi" w:hAnsiTheme="majorBidi" w:cstheme="majorBidi"/>
        </w:rPr>
        <w:t xml:space="preserve">social </w:t>
      </w:r>
      <w:r w:rsidR="00CD37A9" w:rsidRPr="00FD7E02">
        <w:rPr>
          <w:rFonts w:asciiTheme="majorBidi" w:hAnsiTheme="majorBidi" w:cstheme="majorBidi"/>
        </w:rPr>
        <w:t>power</w:t>
      </w:r>
      <w:r w:rsidR="0018583F" w:rsidRPr="00FD7E02">
        <w:rPr>
          <w:rFonts w:asciiTheme="majorBidi" w:hAnsiTheme="majorBidi" w:cstheme="majorBidi"/>
        </w:rPr>
        <w:t xml:space="preserve"> </w:t>
      </w:r>
      <w:r w:rsidR="00826D4C" w:rsidRPr="00FD7E02">
        <w:rPr>
          <w:rFonts w:asciiTheme="majorBidi" w:hAnsiTheme="majorBidi" w:cstheme="majorBidi"/>
        </w:rPr>
        <w:t>hierarchy</w:t>
      </w:r>
      <w:r w:rsidR="00CD37A9" w:rsidRPr="00FD7E02">
        <w:rPr>
          <w:rFonts w:asciiTheme="majorBidi" w:hAnsiTheme="majorBidi" w:cstheme="majorBidi"/>
        </w:rPr>
        <w:t>.</w:t>
      </w:r>
      <w:r w:rsidR="00FC3B64" w:rsidRPr="00FD7E02">
        <w:rPr>
          <w:rFonts w:asciiTheme="majorBidi" w:hAnsiTheme="majorBidi" w:cstheme="majorBidi"/>
        </w:rPr>
        <w:t xml:space="preserve"> Additionally</w:t>
      </w:r>
      <w:r w:rsidR="00960B2B" w:rsidRPr="00FD7E02">
        <w:rPr>
          <w:rFonts w:asciiTheme="majorBidi" w:hAnsiTheme="majorBidi" w:cstheme="majorBidi"/>
        </w:rPr>
        <w:t>, a contributing individual is</w:t>
      </w:r>
      <w:r w:rsidR="00FC3B64" w:rsidRPr="00FD7E02">
        <w:rPr>
          <w:rFonts w:asciiTheme="majorBidi" w:hAnsiTheme="majorBidi" w:cstheme="majorBidi"/>
        </w:rPr>
        <w:t xml:space="preserve"> further</w:t>
      </w:r>
      <w:r w:rsidR="00960B2B" w:rsidRPr="00FD7E02">
        <w:rPr>
          <w:rFonts w:asciiTheme="majorBidi" w:hAnsiTheme="majorBidi" w:cstheme="majorBidi"/>
        </w:rPr>
        <w:t xml:space="preserve"> empowered knowing their community is active in maintaining their spirit of </w:t>
      </w:r>
      <w:r w:rsidR="006B3BE4" w:rsidRPr="00FD7E02">
        <w:rPr>
          <w:rFonts w:asciiTheme="majorBidi" w:hAnsiTheme="majorBidi" w:cstheme="majorBidi"/>
        </w:rPr>
        <w:t xml:space="preserve">self-protection, </w:t>
      </w:r>
      <w:r w:rsidR="00960B2B" w:rsidRPr="00FD7E02">
        <w:rPr>
          <w:rFonts w:asciiTheme="majorBidi" w:hAnsiTheme="majorBidi" w:cstheme="majorBidi"/>
        </w:rPr>
        <w:t>self-governance and truth-seeking.</w:t>
      </w:r>
      <w:r w:rsidR="005E5C4C" w:rsidRPr="00FD7E02">
        <w:rPr>
          <w:rFonts w:asciiTheme="majorBidi" w:hAnsiTheme="majorBidi" w:cstheme="majorBidi"/>
        </w:rPr>
        <w:t xml:space="preserve"> </w:t>
      </w:r>
      <w:r w:rsidR="00FC3B64" w:rsidRPr="00FD7E02">
        <w:rPr>
          <w:rFonts w:asciiTheme="majorBidi" w:hAnsiTheme="majorBidi" w:cstheme="majorBidi"/>
        </w:rPr>
        <w:t>I</w:t>
      </w:r>
      <w:r w:rsidR="00960B2B" w:rsidRPr="00FD7E02">
        <w:rPr>
          <w:rFonts w:asciiTheme="majorBidi" w:hAnsiTheme="majorBidi" w:cstheme="majorBidi"/>
        </w:rPr>
        <w:t xml:space="preserve">t </w:t>
      </w:r>
      <w:r w:rsidR="005E5C4C" w:rsidRPr="00FD7E02">
        <w:rPr>
          <w:rFonts w:asciiTheme="majorBidi" w:hAnsiTheme="majorBidi" w:cstheme="majorBidi"/>
        </w:rPr>
        <w:t>can</w:t>
      </w:r>
      <w:r w:rsidR="00FC3B64" w:rsidRPr="00FD7E02">
        <w:rPr>
          <w:rFonts w:asciiTheme="majorBidi" w:hAnsiTheme="majorBidi" w:cstheme="majorBidi"/>
        </w:rPr>
        <w:t xml:space="preserve"> also</w:t>
      </w:r>
      <w:r w:rsidR="00960B2B" w:rsidRPr="00FD7E02">
        <w:rPr>
          <w:rFonts w:asciiTheme="majorBidi" w:hAnsiTheme="majorBidi" w:cstheme="majorBidi"/>
        </w:rPr>
        <w:t xml:space="preserve"> feel like a leap of </w:t>
      </w:r>
      <w:r w:rsidR="00B061F3" w:rsidRPr="00FD7E02">
        <w:rPr>
          <w:rFonts w:asciiTheme="majorBidi" w:hAnsiTheme="majorBidi" w:cstheme="majorBidi"/>
        </w:rPr>
        <w:t>faith</w:t>
      </w:r>
      <w:r w:rsidR="00960B2B" w:rsidRPr="00FD7E02">
        <w:rPr>
          <w:rFonts w:asciiTheme="majorBidi" w:hAnsiTheme="majorBidi" w:cstheme="majorBidi"/>
        </w:rPr>
        <w:t xml:space="preserve"> to </w:t>
      </w:r>
      <w:r w:rsidR="00FC3B64" w:rsidRPr="00FD7E02">
        <w:rPr>
          <w:rFonts w:asciiTheme="majorBidi" w:hAnsiTheme="majorBidi" w:cstheme="majorBidi"/>
        </w:rPr>
        <w:t>make available information</w:t>
      </w:r>
      <w:r w:rsidR="00960B2B" w:rsidRPr="00FD7E02">
        <w:rPr>
          <w:rFonts w:asciiTheme="majorBidi" w:hAnsiTheme="majorBidi" w:cstheme="majorBidi"/>
        </w:rPr>
        <w:t xml:space="preserve"> that one understands has potential for misuse and still </w:t>
      </w:r>
      <w:r w:rsidR="00B061F3" w:rsidRPr="00FD7E02">
        <w:rPr>
          <w:rFonts w:asciiTheme="majorBidi" w:hAnsiTheme="majorBidi" w:cstheme="majorBidi"/>
        </w:rPr>
        <w:t>trust</w:t>
      </w:r>
      <w:r w:rsidR="00960B2B" w:rsidRPr="00FD7E02">
        <w:rPr>
          <w:rFonts w:asciiTheme="majorBidi" w:hAnsiTheme="majorBidi" w:cstheme="majorBidi"/>
        </w:rPr>
        <w:t xml:space="preserve"> in </w:t>
      </w:r>
      <w:r w:rsidR="009A3E4F" w:rsidRPr="00FD7E02">
        <w:rPr>
          <w:rFonts w:asciiTheme="majorBidi" w:hAnsiTheme="majorBidi" w:cstheme="majorBidi"/>
        </w:rPr>
        <w:t>the</w:t>
      </w:r>
      <w:r w:rsidR="00960B2B" w:rsidRPr="00FD7E02">
        <w:rPr>
          <w:rFonts w:asciiTheme="majorBidi" w:hAnsiTheme="majorBidi" w:cstheme="majorBidi"/>
        </w:rPr>
        <w:t xml:space="preserve"> </w:t>
      </w:r>
      <w:r w:rsidR="009A3E4F" w:rsidRPr="00FD7E02">
        <w:rPr>
          <w:rFonts w:asciiTheme="majorBidi" w:hAnsiTheme="majorBidi" w:cstheme="majorBidi"/>
        </w:rPr>
        <w:t>freedom</w:t>
      </w:r>
      <w:r w:rsidR="006B3BE4" w:rsidRPr="00FD7E02">
        <w:rPr>
          <w:rFonts w:asciiTheme="majorBidi" w:hAnsiTheme="majorBidi" w:cstheme="majorBidi"/>
        </w:rPr>
        <w:t xml:space="preserve"> </w:t>
      </w:r>
      <w:r w:rsidR="009A3E4F" w:rsidRPr="00FD7E02">
        <w:rPr>
          <w:rFonts w:asciiTheme="majorBidi" w:hAnsiTheme="majorBidi" w:cstheme="majorBidi"/>
        </w:rPr>
        <w:t>of</w:t>
      </w:r>
      <w:r w:rsidR="005E5C4C" w:rsidRPr="00FD7E02">
        <w:rPr>
          <w:rFonts w:asciiTheme="majorBidi" w:hAnsiTheme="majorBidi" w:cstheme="majorBidi"/>
        </w:rPr>
        <w:t xml:space="preserve"> choice</w:t>
      </w:r>
      <w:r w:rsidR="009A3E4F" w:rsidRPr="00FD7E02">
        <w:rPr>
          <w:rFonts w:asciiTheme="majorBidi" w:hAnsiTheme="majorBidi" w:cstheme="majorBidi"/>
        </w:rPr>
        <w:t xml:space="preserve"> to do so provided the option.</w:t>
      </w:r>
    </w:p>
    <w:p w14:paraId="394DAF58" w14:textId="43880ABC" w:rsidR="009A6E0A" w:rsidRPr="00FD7E02" w:rsidRDefault="002174E2" w:rsidP="00D008F7">
      <w:pPr>
        <w:spacing w:before="120" w:after="120" w:line="480" w:lineRule="auto"/>
        <w:outlineLvl w:val="0"/>
        <w:rPr>
          <w:rFonts w:asciiTheme="majorBidi" w:hAnsiTheme="majorBidi" w:cstheme="majorBidi"/>
        </w:rPr>
      </w:pPr>
      <w:r w:rsidRPr="00FD7E02">
        <w:rPr>
          <w:rFonts w:asciiTheme="majorBidi" w:hAnsiTheme="majorBidi" w:cstheme="majorBidi"/>
          <w:b/>
          <w:bCs/>
        </w:rPr>
        <w:lastRenderedPageBreak/>
        <w:t>Data</w:t>
      </w:r>
      <w:r w:rsidR="00B061F3" w:rsidRPr="00FD7E02">
        <w:rPr>
          <w:rFonts w:asciiTheme="majorBidi" w:hAnsiTheme="majorBidi" w:cstheme="majorBidi"/>
          <w:b/>
          <w:bCs/>
        </w:rPr>
        <w:t xml:space="preserve"> and </w:t>
      </w:r>
      <w:r w:rsidR="00C85353" w:rsidRPr="00FD7E02">
        <w:rPr>
          <w:rFonts w:asciiTheme="majorBidi" w:hAnsiTheme="majorBidi" w:cstheme="majorBidi"/>
          <w:b/>
          <w:bCs/>
        </w:rPr>
        <w:t>Method</w:t>
      </w:r>
      <w:r w:rsidR="00B061F3" w:rsidRPr="00FD7E02">
        <w:rPr>
          <w:rFonts w:asciiTheme="majorBidi" w:hAnsiTheme="majorBidi" w:cstheme="majorBidi"/>
          <w:b/>
          <w:bCs/>
        </w:rPr>
        <w:t>ology</w:t>
      </w:r>
    </w:p>
    <w:p w14:paraId="5B311229" w14:textId="5D1A1047" w:rsidR="00CF6752" w:rsidRPr="00FD7E02" w:rsidRDefault="00C00DD5" w:rsidP="00EF432A">
      <w:pPr>
        <w:spacing w:line="480" w:lineRule="auto"/>
        <w:outlineLvl w:val="0"/>
        <w:rPr>
          <w:rFonts w:asciiTheme="majorBidi" w:hAnsiTheme="majorBidi" w:cstheme="majorBidi"/>
        </w:rPr>
      </w:pPr>
      <w:r w:rsidRPr="00FD7E02">
        <w:rPr>
          <w:rFonts w:asciiTheme="majorBidi" w:hAnsiTheme="majorBidi" w:cstheme="majorBidi"/>
        </w:rPr>
        <w:t>Development of a stu</w:t>
      </w:r>
      <w:del w:id="96" w:author="Shipeng Sun" w:date="2018-07-27T00:06:00Z">
        <w:r w:rsidRPr="00FD7E02" w:rsidDel="009A77B9">
          <w:rPr>
            <w:rFonts w:asciiTheme="majorBidi" w:hAnsiTheme="majorBidi" w:cstheme="majorBidi"/>
          </w:rPr>
          <w:delText>r</w:delText>
        </w:r>
      </w:del>
      <w:r w:rsidRPr="00FD7E02">
        <w:rPr>
          <w:rFonts w:asciiTheme="majorBidi" w:hAnsiTheme="majorBidi" w:cstheme="majorBidi"/>
        </w:rPr>
        <w:t xml:space="preserve">dy plan was crucial to </w:t>
      </w:r>
      <w:r w:rsidR="0080067C" w:rsidRPr="00FD7E02">
        <w:rPr>
          <w:rFonts w:asciiTheme="majorBidi" w:hAnsiTheme="majorBidi" w:cstheme="majorBidi"/>
        </w:rPr>
        <w:t>preparing</w:t>
      </w:r>
      <w:r w:rsidRPr="00FD7E02">
        <w:rPr>
          <w:rFonts w:asciiTheme="majorBidi" w:hAnsiTheme="majorBidi" w:cstheme="majorBidi"/>
        </w:rPr>
        <w:t xml:space="preserve"> </w:t>
      </w:r>
      <w:r w:rsidR="0080067C" w:rsidRPr="00FD7E02">
        <w:rPr>
          <w:rFonts w:asciiTheme="majorBidi" w:hAnsiTheme="majorBidi" w:cstheme="majorBidi"/>
        </w:rPr>
        <w:t>for</w:t>
      </w:r>
      <w:r w:rsidRPr="00FD7E02">
        <w:rPr>
          <w:rFonts w:asciiTheme="majorBidi" w:hAnsiTheme="majorBidi" w:cstheme="majorBidi"/>
        </w:rPr>
        <w:t xml:space="preserve"> data collection. </w:t>
      </w:r>
      <w:r w:rsidR="002F2CB3" w:rsidRPr="00FD7E02">
        <w:rPr>
          <w:rFonts w:asciiTheme="majorBidi" w:hAnsiTheme="majorBidi" w:cstheme="majorBidi"/>
        </w:rPr>
        <w:t xml:space="preserve">In order to begin understanding the types of </w:t>
      </w:r>
      <w:r w:rsidR="00280E58" w:rsidRPr="00FD7E02">
        <w:rPr>
          <w:rFonts w:asciiTheme="majorBidi" w:hAnsiTheme="majorBidi" w:cstheme="majorBidi"/>
        </w:rPr>
        <w:t>neighborhood</w:t>
      </w:r>
      <w:r w:rsidR="00E87698" w:rsidRPr="00FD7E02">
        <w:rPr>
          <w:rFonts w:asciiTheme="majorBidi" w:hAnsiTheme="majorBidi" w:cstheme="majorBidi"/>
        </w:rPr>
        <w:t>s</w:t>
      </w:r>
      <w:r w:rsidR="00280E58" w:rsidRPr="00FD7E02">
        <w:rPr>
          <w:rFonts w:asciiTheme="majorBidi" w:hAnsiTheme="majorBidi" w:cstheme="majorBidi"/>
        </w:rPr>
        <w:t xml:space="preserve"> and their distributions, </w:t>
      </w:r>
      <w:r w:rsidR="0025596B" w:rsidRPr="00FD7E02">
        <w:rPr>
          <w:rFonts w:asciiTheme="majorBidi" w:hAnsiTheme="majorBidi" w:cstheme="majorBidi"/>
        </w:rPr>
        <w:t>the</w:t>
      </w:r>
      <w:r w:rsidR="00E87698" w:rsidRPr="00FD7E02">
        <w:rPr>
          <w:rFonts w:asciiTheme="majorBidi" w:hAnsiTheme="majorBidi" w:cstheme="majorBidi"/>
        </w:rPr>
        <w:t xml:space="preserve"> information on</w:t>
      </w:r>
      <w:r w:rsidR="0025596B" w:rsidRPr="00FD7E02">
        <w:rPr>
          <w:rFonts w:asciiTheme="majorBidi" w:hAnsiTheme="majorBidi" w:cstheme="majorBidi"/>
        </w:rPr>
        <w:t xml:space="preserve"> NYC Department of City Planning </w:t>
      </w:r>
      <w:r w:rsidR="002174E2" w:rsidRPr="00FD7E02">
        <w:rPr>
          <w:rFonts w:asciiTheme="majorBidi" w:hAnsiTheme="majorBidi" w:cstheme="majorBidi"/>
        </w:rPr>
        <w:t xml:space="preserve">(DCP) </w:t>
      </w:r>
      <w:r w:rsidR="0025596B" w:rsidRPr="00FD7E02">
        <w:rPr>
          <w:rFonts w:asciiTheme="majorBidi" w:hAnsiTheme="majorBidi" w:cstheme="majorBidi"/>
        </w:rPr>
        <w:t>website</w:t>
      </w:r>
      <w:r w:rsidR="00E87698" w:rsidRPr="00FD7E02">
        <w:rPr>
          <w:rFonts w:asciiTheme="majorBidi" w:hAnsiTheme="majorBidi" w:cstheme="majorBidi"/>
        </w:rPr>
        <w:t xml:space="preserve"> on zoning descriptions </w:t>
      </w:r>
      <w:r w:rsidR="0025596B" w:rsidRPr="00FD7E02">
        <w:rPr>
          <w:rFonts w:asciiTheme="majorBidi" w:hAnsiTheme="majorBidi" w:cstheme="majorBidi"/>
        </w:rPr>
        <w:t xml:space="preserve">was </w:t>
      </w:r>
      <w:r w:rsidR="00E87698" w:rsidRPr="00FD7E02">
        <w:rPr>
          <w:rFonts w:asciiTheme="majorBidi" w:hAnsiTheme="majorBidi" w:cstheme="majorBidi"/>
        </w:rPr>
        <w:t>thoroughly studied.</w:t>
      </w:r>
      <w:r w:rsidR="009A3E4F" w:rsidRPr="00FD7E02">
        <w:rPr>
          <w:rFonts w:asciiTheme="majorBidi" w:hAnsiTheme="majorBidi" w:cstheme="majorBidi"/>
        </w:rPr>
        <w:t xml:space="preserve"> </w:t>
      </w:r>
      <w:r w:rsidR="0077615B" w:rsidRPr="00FD7E02">
        <w:rPr>
          <w:rFonts w:asciiTheme="majorBidi" w:hAnsiTheme="majorBidi" w:cstheme="majorBidi"/>
        </w:rPr>
        <w:t>As a brief introduction, t</w:t>
      </w:r>
      <w:r w:rsidR="00F86A54" w:rsidRPr="00FD7E02">
        <w:rPr>
          <w:rFonts w:asciiTheme="majorBidi" w:hAnsiTheme="majorBidi" w:cstheme="majorBidi"/>
        </w:rPr>
        <w:t>he three types of zon</w:t>
      </w:r>
      <w:r w:rsidR="000A76E0" w:rsidRPr="00FD7E02">
        <w:rPr>
          <w:rFonts w:asciiTheme="majorBidi" w:hAnsiTheme="majorBidi" w:cstheme="majorBidi"/>
        </w:rPr>
        <w:t>es are</w:t>
      </w:r>
      <w:r w:rsidR="00F86A54" w:rsidRPr="00FD7E02">
        <w:rPr>
          <w:rFonts w:asciiTheme="majorBidi" w:hAnsiTheme="majorBidi" w:cstheme="majorBidi"/>
        </w:rPr>
        <w:t xml:space="preserve"> residential, commercial, and manufacturing</w:t>
      </w:r>
      <w:r w:rsidR="000A76E0" w:rsidRPr="00FD7E02">
        <w:rPr>
          <w:rFonts w:asciiTheme="majorBidi" w:hAnsiTheme="majorBidi" w:cstheme="majorBidi"/>
        </w:rPr>
        <w:t>,</w:t>
      </w:r>
      <w:r w:rsidR="007F5BEA" w:rsidRPr="00FD7E02">
        <w:rPr>
          <w:rFonts w:asciiTheme="majorBidi" w:hAnsiTheme="majorBidi" w:cstheme="majorBidi"/>
        </w:rPr>
        <w:t xml:space="preserve"> denoted as R, C, and M respectively</w:t>
      </w:r>
      <w:r w:rsidR="00F86A54" w:rsidRPr="00FD7E02">
        <w:rPr>
          <w:rFonts w:asciiTheme="majorBidi" w:hAnsiTheme="majorBidi" w:cstheme="majorBidi"/>
        </w:rPr>
        <w:t xml:space="preserve">. Each </w:t>
      </w:r>
      <w:r w:rsidR="007F5BEA" w:rsidRPr="00FD7E02">
        <w:rPr>
          <w:rFonts w:asciiTheme="majorBidi" w:hAnsiTheme="majorBidi" w:cstheme="majorBidi"/>
        </w:rPr>
        <w:t>zone type</w:t>
      </w:r>
      <w:r w:rsidR="00F86A54" w:rsidRPr="00FD7E02">
        <w:rPr>
          <w:rFonts w:asciiTheme="majorBidi" w:hAnsiTheme="majorBidi" w:cstheme="majorBidi"/>
        </w:rPr>
        <w:t xml:space="preserve"> is</w:t>
      </w:r>
      <w:r w:rsidR="00850158" w:rsidRPr="00FD7E02">
        <w:rPr>
          <w:rFonts w:asciiTheme="majorBidi" w:hAnsiTheme="majorBidi" w:cstheme="majorBidi"/>
        </w:rPr>
        <w:t xml:space="preserve"> further broken down, </w:t>
      </w:r>
      <w:r w:rsidR="00AE3064" w:rsidRPr="00FD7E02">
        <w:rPr>
          <w:rFonts w:asciiTheme="majorBidi" w:hAnsiTheme="majorBidi" w:cstheme="majorBidi"/>
        </w:rPr>
        <w:t xml:space="preserve">denoted </w:t>
      </w:r>
      <w:r w:rsidR="00F86A54" w:rsidRPr="00FD7E02">
        <w:rPr>
          <w:rFonts w:asciiTheme="majorBidi" w:hAnsiTheme="majorBidi" w:cstheme="majorBidi"/>
        </w:rPr>
        <w:t xml:space="preserve">by a </w:t>
      </w:r>
      <w:r w:rsidR="00AE3064" w:rsidRPr="00FD7E02">
        <w:rPr>
          <w:rFonts w:asciiTheme="majorBidi" w:hAnsiTheme="majorBidi" w:cstheme="majorBidi"/>
        </w:rPr>
        <w:t>numerical scale starting from 1 following th</w:t>
      </w:r>
      <w:r w:rsidR="009A3E4F" w:rsidRPr="00FD7E02">
        <w:rPr>
          <w:rFonts w:asciiTheme="majorBidi" w:hAnsiTheme="majorBidi" w:cstheme="majorBidi"/>
        </w:rPr>
        <w:t>e zone letter (for example, R1)</w:t>
      </w:r>
      <w:r w:rsidR="00F86A54" w:rsidRPr="00FD7E02">
        <w:rPr>
          <w:rFonts w:asciiTheme="majorBidi" w:hAnsiTheme="majorBidi" w:cstheme="majorBidi"/>
        </w:rPr>
        <w:t xml:space="preserve"> </w:t>
      </w:r>
      <w:r w:rsidR="009A3E4F" w:rsidRPr="00FD7E02">
        <w:rPr>
          <w:rFonts w:asciiTheme="majorBidi" w:hAnsiTheme="majorBidi" w:cstheme="majorBidi"/>
        </w:rPr>
        <w:t>indicative of</w:t>
      </w:r>
      <w:r w:rsidR="00AE3064" w:rsidRPr="00FD7E02">
        <w:rPr>
          <w:rFonts w:asciiTheme="majorBidi" w:hAnsiTheme="majorBidi" w:cstheme="majorBidi"/>
        </w:rPr>
        <w:t xml:space="preserve"> </w:t>
      </w:r>
      <w:r w:rsidR="007F5BEA" w:rsidRPr="00FD7E02">
        <w:rPr>
          <w:rFonts w:asciiTheme="majorBidi" w:hAnsiTheme="majorBidi" w:cstheme="majorBidi"/>
        </w:rPr>
        <w:t>the type</w:t>
      </w:r>
      <w:r w:rsidR="009A3E4F" w:rsidRPr="00FD7E02">
        <w:rPr>
          <w:rFonts w:asciiTheme="majorBidi" w:hAnsiTheme="majorBidi" w:cstheme="majorBidi"/>
        </w:rPr>
        <w:t xml:space="preserve"> and level</w:t>
      </w:r>
      <w:r w:rsidR="007F5BEA" w:rsidRPr="00FD7E02">
        <w:rPr>
          <w:rFonts w:asciiTheme="majorBidi" w:hAnsiTheme="majorBidi" w:cstheme="majorBidi"/>
        </w:rPr>
        <w:t xml:space="preserve"> of activity </w:t>
      </w:r>
      <w:r w:rsidR="000A76E0" w:rsidRPr="00FD7E02">
        <w:rPr>
          <w:rFonts w:asciiTheme="majorBidi" w:hAnsiTheme="majorBidi" w:cstheme="majorBidi"/>
        </w:rPr>
        <w:t>in that area. The residential zone is categorized by housing density on a scale of 1 to 10</w:t>
      </w:r>
      <w:r w:rsidR="0077615B" w:rsidRPr="00FD7E02">
        <w:rPr>
          <w:rFonts w:asciiTheme="majorBidi" w:hAnsiTheme="majorBidi" w:cstheme="majorBidi"/>
        </w:rPr>
        <w:t xml:space="preserve">, </w:t>
      </w:r>
      <w:r w:rsidR="00FF203E" w:rsidRPr="00FD7E02">
        <w:rPr>
          <w:rFonts w:asciiTheme="majorBidi" w:hAnsiTheme="majorBidi" w:cstheme="majorBidi"/>
        </w:rPr>
        <w:t>R</w:t>
      </w:r>
      <w:r w:rsidR="000A76E0" w:rsidRPr="00FD7E02">
        <w:rPr>
          <w:rFonts w:asciiTheme="majorBidi" w:hAnsiTheme="majorBidi" w:cstheme="majorBidi"/>
        </w:rPr>
        <w:t>1 being the lowest density (</w:t>
      </w:r>
      <w:r w:rsidR="00B557D8" w:rsidRPr="00FD7E02">
        <w:rPr>
          <w:rFonts w:asciiTheme="majorBidi" w:hAnsiTheme="majorBidi" w:cstheme="majorBidi"/>
        </w:rPr>
        <w:t>e.g.</w:t>
      </w:r>
      <w:r w:rsidR="000A76E0" w:rsidRPr="00FD7E02">
        <w:rPr>
          <w:rFonts w:asciiTheme="majorBidi" w:hAnsiTheme="majorBidi" w:cstheme="majorBidi"/>
        </w:rPr>
        <w:t xml:space="preserve"> single family detached houses) and </w:t>
      </w:r>
      <w:r w:rsidR="00FF203E" w:rsidRPr="00FD7E02">
        <w:rPr>
          <w:rFonts w:asciiTheme="majorBidi" w:hAnsiTheme="majorBidi" w:cstheme="majorBidi"/>
        </w:rPr>
        <w:t>R</w:t>
      </w:r>
      <w:r w:rsidR="000A76E0" w:rsidRPr="00FD7E02">
        <w:rPr>
          <w:rFonts w:asciiTheme="majorBidi" w:hAnsiTheme="majorBidi" w:cstheme="majorBidi"/>
        </w:rPr>
        <w:t>10 as the highest density (</w:t>
      </w:r>
      <w:r w:rsidR="00B557D8" w:rsidRPr="00FD7E02">
        <w:rPr>
          <w:rFonts w:asciiTheme="majorBidi" w:hAnsiTheme="majorBidi" w:cstheme="majorBidi"/>
        </w:rPr>
        <w:t>e.g.</w:t>
      </w:r>
      <w:r w:rsidR="000A76E0" w:rsidRPr="00FD7E02">
        <w:rPr>
          <w:rFonts w:asciiTheme="majorBidi" w:hAnsiTheme="majorBidi" w:cstheme="majorBidi"/>
        </w:rPr>
        <w:t xml:space="preserve"> mid/high-rise apartment buildings). The commercial zone is categorized </w:t>
      </w:r>
      <w:r w:rsidR="000C47FF" w:rsidRPr="00FD7E02">
        <w:rPr>
          <w:rFonts w:asciiTheme="majorBidi" w:hAnsiTheme="majorBidi" w:cstheme="majorBidi"/>
        </w:rPr>
        <w:t xml:space="preserve">from 1 to 8 </w:t>
      </w:r>
      <w:r w:rsidR="000A76E0" w:rsidRPr="00FD7E02">
        <w:rPr>
          <w:rFonts w:asciiTheme="majorBidi" w:hAnsiTheme="majorBidi" w:cstheme="majorBidi"/>
        </w:rPr>
        <w:t xml:space="preserve">by the </w:t>
      </w:r>
      <w:r w:rsidR="00AC2849" w:rsidRPr="00FD7E02">
        <w:rPr>
          <w:rFonts w:asciiTheme="majorBidi" w:hAnsiTheme="majorBidi" w:cstheme="majorBidi"/>
        </w:rPr>
        <w:t>population</w:t>
      </w:r>
      <w:r w:rsidR="000A76E0" w:rsidRPr="00FD7E02">
        <w:rPr>
          <w:rFonts w:asciiTheme="majorBidi" w:hAnsiTheme="majorBidi" w:cstheme="majorBidi"/>
        </w:rPr>
        <w:t xml:space="preserve"> being serviced</w:t>
      </w:r>
      <w:r w:rsidR="000C47FF" w:rsidRPr="00FD7E02">
        <w:rPr>
          <w:rFonts w:asciiTheme="majorBidi" w:hAnsiTheme="majorBidi" w:cstheme="majorBidi"/>
        </w:rPr>
        <w:t xml:space="preserve">, with a few exceptions </w:t>
      </w:r>
      <w:r w:rsidR="00FF203E" w:rsidRPr="00FD7E02">
        <w:rPr>
          <w:rFonts w:asciiTheme="majorBidi" w:hAnsiTheme="majorBidi" w:cstheme="majorBidi"/>
        </w:rPr>
        <w:t xml:space="preserve">that serve specific purposes, namely, </w:t>
      </w:r>
      <w:r w:rsidR="007A24F7" w:rsidRPr="00FD7E02">
        <w:rPr>
          <w:rFonts w:asciiTheme="majorBidi" w:hAnsiTheme="majorBidi" w:cstheme="majorBidi"/>
        </w:rPr>
        <w:t>waterfront recreation</w:t>
      </w:r>
      <w:r w:rsidR="000C47FF" w:rsidRPr="00FD7E02">
        <w:rPr>
          <w:rFonts w:asciiTheme="majorBidi" w:hAnsiTheme="majorBidi" w:cstheme="majorBidi"/>
        </w:rPr>
        <w:t xml:space="preserve"> </w:t>
      </w:r>
      <w:r w:rsidR="007A24F7" w:rsidRPr="00FD7E02">
        <w:rPr>
          <w:rFonts w:asciiTheme="majorBidi" w:hAnsiTheme="majorBidi" w:cstheme="majorBidi"/>
        </w:rPr>
        <w:t>(</w:t>
      </w:r>
      <w:r w:rsidR="000C47FF" w:rsidRPr="00FD7E02">
        <w:rPr>
          <w:rFonts w:asciiTheme="majorBidi" w:hAnsiTheme="majorBidi" w:cstheme="majorBidi"/>
        </w:rPr>
        <w:t>C3</w:t>
      </w:r>
      <w:r w:rsidR="007A24F7" w:rsidRPr="00FD7E02">
        <w:rPr>
          <w:rFonts w:asciiTheme="majorBidi" w:hAnsiTheme="majorBidi" w:cstheme="majorBidi"/>
        </w:rPr>
        <w:t>)</w:t>
      </w:r>
      <w:r w:rsidR="000C47FF" w:rsidRPr="00FD7E02">
        <w:rPr>
          <w:rFonts w:asciiTheme="majorBidi" w:hAnsiTheme="majorBidi" w:cstheme="majorBidi"/>
        </w:rPr>
        <w:t>,</w:t>
      </w:r>
      <w:r w:rsidR="007A24F7" w:rsidRPr="00FD7E02">
        <w:rPr>
          <w:rFonts w:asciiTheme="majorBidi" w:hAnsiTheme="majorBidi" w:cstheme="majorBidi"/>
        </w:rPr>
        <w:t xml:space="preserve"> amusement parks</w:t>
      </w:r>
      <w:r w:rsidR="000C47FF" w:rsidRPr="00FD7E02">
        <w:rPr>
          <w:rFonts w:asciiTheme="majorBidi" w:hAnsiTheme="majorBidi" w:cstheme="majorBidi"/>
        </w:rPr>
        <w:t xml:space="preserve"> </w:t>
      </w:r>
      <w:r w:rsidR="007A24F7" w:rsidRPr="00FD7E02">
        <w:rPr>
          <w:rFonts w:asciiTheme="majorBidi" w:hAnsiTheme="majorBidi" w:cstheme="majorBidi"/>
        </w:rPr>
        <w:t>(</w:t>
      </w:r>
      <w:r w:rsidR="000C47FF" w:rsidRPr="00FD7E02">
        <w:rPr>
          <w:rFonts w:asciiTheme="majorBidi" w:hAnsiTheme="majorBidi" w:cstheme="majorBidi"/>
        </w:rPr>
        <w:t>C7</w:t>
      </w:r>
      <w:r w:rsidR="007A24F7" w:rsidRPr="00FD7E02">
        <w:rPr>
          <w:rFonts w:asciiTheme="majorBidi" w:hAnsiTheme="majorBidi" w:cstheme="majorBidi"/>
        </w:rPr>
        <w:t>)</w:t>
      </w:r>
      <w:r w:rsidR="000C47FF" w:rsidRPr="00FD7E02">
        <w:rPr>
          <w:rFonts w:asciiTheme="majorBidi" w:hAnsiTheme="majorBidi" w:cstheme="majorBidi"/>
        </w:rPr>
        <w:t xml:space="preserve">, and </w:t>
      </w:r>
      <w:r w:rsidR="007A24F7" w:rsidRPr="00FD7E02">
        <w:rPr>
          <w:rFonts w:asciiTheme="majorBidi" w:hAnsiTheme="majorBidi" w:cstheme="majorBidi"/>
        </w:rPr>
        <w:t>heavy repair shops and automotive uses (</w:t>
      </w:r>
      <w:r w:rsidR="000C47FF" w:rsidRPr="00FD7E02">
        <w:rPr>
          <w:rFonts w:asciiTheme="majorBidi" w:hAnsiTheme="majorBidi" w:cstheme="majorBidi"/>
        </w:rPr>
        <w:t>C8</w:t>
      </w:r>
      <w:r w:rsidR="00AC2849" w:rsidRPr="00FD7E02">
        <w:rPr>
          <w:rFonts w:asciiTheme="majorBidi" w:hAnsiTheme="majorBidi" w:cstheme="majorBidi"/>
        </w:rPr>
        <w:t>). Otherwise, on the scale of 1 to 6,</w:t>
      </w:r>
      <w:r w:rsidR="000A76E0" w:rsidRPr="00FD7E02">
        <w:rPr>
          <w:rFonts w:asciiTheme="majorBidi" w:hAnsiTheme="majorBidi" w:cstheme="majorBidi"/>
        </w:rPr>
        <w:t xml:space="preserve"> </w:t>
      </w:r>
      <w:r w:rsidR="00FF203E" w:rsidRPr="00FD7E02">
        <w:rPr>
          <w:rFonts w:asciiTheme="majorBidi" w:hAnsiTheme="majorBidi" w:cstheme="majorBidi"/>
        </w:rPr>
        <w:t>C</w:t>
      </w:r>
      <w:r w:rsidR="000A76E0" w:rsidRPr="00FD7E02">
        <w:rPr>
          <w:rFonts w:asciiTheme="majorBidi" w:hAnsiTheme="majorBidi" w:cstheme="majorBidi"/>
        </w:rPr>
        <w:t xml:space="preserve">1 </w:t>
      </w:r>
      <w:r w:rsidR="00AC2849" w:rsidRPr="00FD7E02">
        <w:rPr>
          <w:rFonts w:asciiTheme="majorBidi" w:hAnsiTheme="majorBidi" w:cstheme="majorBidi"/>
        </w:rPr>
        <w:t>serves</w:t>
      </w:r>
      <w:r w:rsidR="000A76E0" w:rsidRPr="00FD7E02">
        <w:rPr>
          <w:rFonts w:asciiTheme="majorBidi" w:hAnsiTheme="majorBidi" w:cstheme="majorBidi"/>
        </w:rPr>
        <w:t xml:space="preserve"> its immediate surroundings</w:t>
      </w:r>
      <w:r w:rsidR="004B1D28" w:rsidRPr="00FD7E02">
        <w:rPr>
          <w:rFonts w:asciiTheme="majorBidi" w:hAnsiTheme="majorBidi" w:cstheme="majorBidi"/>
        </w:rPr>
        <w:t xml:space="preserve"> (</w:t>
      </w:r>
      <w:r w:rsidR="00B557D8" w:rsidRPr="00FD7E02">
        <w:rPr>
          <w:rFonts w:asciiTheme="majorBidi" w:hAnsiTheme="majorBidi" w:cstheme="majorBidi"/>
        </w:rPr>
        <w:t>e.g.</w:t>
      </w:r>
      <w:r w:rsidR="00AC2849" w:rsidRPr="00FD7E02">
        <w:rPr>
          <w:rFonts w:asciiTheme="majorBidi" w:hAnsiTheme="majorBidi" w:cstheme="majorBidi"/>
        </w:rPr>
        <w:t xml:space="preserve"> restaurants </w:t>
      </w:r>
      <w:r w:rsidR="00AD358B" w:rsidRPr="00FD7E02">
        <w:rPr>
          <w:rFonts w:asciiTheme="majorBidi" w:hAnsiTheme="majorBidi" w:cstheme="majorBidi"/>
        </w:rPr>
        <w:t>or</w:t>
      </w:r>
      <w:r w:rsidR="00AC2849" w:rsidRPr="00FD7E02">
        <w:rPr>
          <w:rFonts w:asciiTheme="majorBidi" w:hAnsiTheme="majorBidi" w:cstheme="majorBidi"/>
        </w:rPr>
        <w:t xml:space="preserve"> local stores</w:t>
      </w:r>
      <w:r w:rsidR="004B1D28" w:rsidRPr="00FD7E02">
        <w:rPr>
          <w:rFonts w:asciiTheme="majorBidi" w:hAnsiTheme="majorBidi" w:cstheme="majorBidi"/>
        </w:rPr>
        <w:t xml:space="preserve">) </w:t>
      </w:r>
      <w:r w:rsidR="00AD358B" w:rsidRPr="00FD7E02">
        <w:rPr>
          <w:rFonts w:asciiTheme="majorBidi" w:hAnsiTheme="majorBidi" w:cstheme="majorBidi"/>
        </w:rPr>
        <w:t>and going up to</w:t>
      </w:r>
      <w:r w:rsidR="00AC2849" w:rsidRPr="00FD7E02">
        <w:rPr>
          <w:rFonts w:asciiTheme="majorBidi" w:hAnsiTheme="majorBidi" w:cstheme="majorBidi"/>
        </w:rPr>
        <w:t xml:space="preserve"> </w:t>
      </w:r>
      <w:r w:rsidR="00FF203E" w:rsidRPr="00FD7E02">
        <w:rPr>
          <w:rFonts w:asciiTheme="majorBidi" w:hAnsiTheme="majorBidi" w:cstheme="majorBidi"/>
        </w:rPr>
        <w:t>C</w:t>
      </w:r>
      <w:r w:rsidR="00AC2849" w:rsidRPr="00FD7E02">
        <w:rPr>
          <w:rFonts w:asciiTheme="majorBidi" w:hAnsiTheme="majorBidi" w:cstheme="majorBidi"/>
        </w:rPr>
        <w:t>6</w:t>
      </w:r>
      <w:r w:rsidR="00AD358B" w:rsidRPr="00FD7E02">
        <w:rPr>
          <w:rFonts w:asciiTheme="majorBidi" w:hAnsiTheme="majorBidi" w:cstheme="majorBidi"/>
        </w:rPr>
        <w:t>, a</w:t>
      </w:r>
      <w:r w:rsidR="00AC2849" w:rsidRPr="00FD7E02">
        <w:rPr>
          <w:rFonts w:asciiTheme="majorBidi" w:hAnsiTheme="majorBidi" w:cstheme="majorBidi"/>
        </w:rPr>
        <w:t xml:space="preserve"> central business district</w:t>
      </w:r>
      <w:r w:rsidR="00AD358B" w:rsidRPr="00FD7E02">
        <w:rPr>
          <w:rFonts w:asciiTheme="majorBidi" w:hAnsiTheme="majorBidi" w:cstheme="majorBidi"/>
        </w:rPr>
        <w:t xml:space="preserve"> serving a much larger population</w:t>
      </w:r>
      <w:r w:rsidR="00AC2849" w:rsidRPr="00FD7E02">
        <w:rPr>
          <w:rFonts w:asciiTheme="majorBidi" w:hAnsiTheme="majorBidi" w:cstheme="majorBidi"/>
        </w:rPr>
        <w:t xml:space="preserve"> (</w:t>
      </w:r>
      <w:r w:rsidR="00B557D8" w:rsidRPr="00FD7E02">
        <w:rPr>
          <w:rFonts w:asciiTheme="majorBidi" w:hAnsiTheme="majorBidi" w:cstheme="majorBidi"/>
        </w:rPr>
        <w:t>e.g.</w:t>
      </w:r>
      <w:r w:rsidR="00AC2849" w:rsidRPr="00FD7E02">
        <w:rPr>
          <w:rFonts w:asciiTheme="majorBidi" w:hAnsiTheme="majorBidi" w:cstheme="majorBidi"/>
        </w:rPr>
        <w:t xml:space="preserve"> department stores </w:t>
      </w:r>
      <w:r w:rsidR="00AD358B" w:rsidRPr="00FD7E02">
        <w:rPr>
          <w:rFonts w:asciiTheme="majorBidi" w:hAnsiTheme="majorBidi" w:cstheme="majorBidi"/>
        </w:rPr>
        <w:t>or</w:t>
      </w:r>
      <w:r w:rsidR="00AC2849" w:rsidRPr="00FD7E02">
        <w:rPr>
          <w:rFonts w:asciiTheme="majorBidi" w:hAnsiTheme="majorBidi" w:cstheme="majorBidi"/>
        </w:rPr>
        <w:t xml:space="preserve"> large office buildings). </w:t>
      </w:r>
      <w:r w:rsidR="00FF203E" w:rsidRPr="00FD7E02">
        <w:rPr>
          <w:rFonts w:asciiTheme="majorBidi" w:hAnsiTheme="majorBidi" w:cstheme="majorBidi"/>
        </w:rPr>
        <w:t xml:space="preserve">It is worth noting that C1 and C2 are special in that they are also mapped within residential districts, referred to as </w:t>
      </w:r>
      <w:r w:rsidR="001F593F" w:rsidRPr="00FD7E02">
        <w:rPr>
          <w:rFonts w:asciiTheme="majorBidi" w:hAnsiTheme="majorBidi" w:cstheme="majorBidi"/>
        </w:rPr>
        <w:t xml:space="preserve">C1 and C2 </w:t>
      </w:r>
      <w:r w:rsidR="00FF203E" w:rsidRPr="00FD7E02">
        <w:rPr>
          <w:rFonts w:asciiTheme="majorBidi" w:hAnsiTheme="majorBidi" w:cstheme="majorBidi"/>
        </w:rPr>
        <w:t xml:space="preserve">Overlays. </w:t>
      </w:r>
      <w:r w:rsidR="0077615B" w:rsidRPr="00FD7E02">
        <w:rPr>
          <w:rFonts w:asciiTheme="majorBidi" w:hAnsiTheme="majorBidi" w:cstheme="majorBidi"/>
        </w:rPr>
        <w:t xml:space="preserve">The manufacturing zone is categorized on a scale of 1 to 3 depending on the level of noise or other pollutants </w:t>
      </w:r>
      <w:r w:rsidR="00AD358B" w:rsidRPr="00FD7E02">
        <w:rPr>
          <w:rFonts w:asciiTheme="majorBidi" w:hAnsiTheme="majorBidi" w:cstheme="majorBidi"/>
        </w:rPr>
        <w:t xml:space="preserve">produced, </w:t>
      </w:r>
      <w:r w:rsidR="001F593F" w:rsidRPr="00FD7E02">
        <w:rPr>
          <w:rFonts w:asciiTheme="majorBidi" w:hAnsiTheme="majorBidi" w:cstheme="majorBidi"/>
        </w:rPr>
        <w:t>M</w:t>
      </w:r>
      <w:r w:rsidR="000B729A" w:rsidRPr="00FD7E02">
        <w:rPr>
          <w:rFonts w:asciiTheme="majorBidi" w:hAnsiTheme="majorBidi" w:cstheme="majorBidi"/>
        </w:rPr>
        <w:t>1 being of</w:t>
      </w:r>
      <w:r w:rsidR="00AD358B" w:rsidRPr="00FD7E02">
        <w:rPr>
          <w:rFonts w:asciiTheme="majorBidi" w:hAnsiTheme="majorBidi" w:cstheme="majorBidi"/>
        </w:rPr>
        <w:t xml:space="preserve"> low level (</w:t>
      </w:r>
      <w:r w:rsidR="00B557D8" w:rsidRPr="00FD7E02">
        <w:rPr>
          <w:rFonts w:asciiTheme="majorBidi" w:hAnsiTheme="majorBidi" w:cstheme="majorBidi"/>
        </w:rPr>
        <w:t>e.g.</w:t>
      </w:r>
      <w:r w:rsidR="00AD358B" w:rsidRPr="00FD7E02">
        <w:rPr>
          <w:rFonts w:asciiTheme="majorBidi" w:hAnsiTheme="majorBidi" w:cstheme="majorBidi"/>
        </w:rPr>
        <w:t xml:space="preserve"> storage facilities or wholesale services) and </w:t>
      </w:r>
      <w:r w:rsidR="001F593F" w:rsidRPr="00FD7E02">
        <w:rPr>
          <w:rFonts w:asciiTheme="majorBidi" w:hAnsiTheme="majorBidi" w:cstheme="majorBidi"/>
        </w:rPr>
        <w:t>M</w:t>
      </w:r>
      <w:r w:rsidR="00AD358B" w:rsidRPr="00FD7E02">
        <w:rPr>
          <w:rFonts w:asciiTheme="majorBidi" w:hAnsiTheme="majorBidi" w:cstheme="majorBidi"/>
        </w:rPr>
        <w:t>3 being high (</w:t>
      </w:r>
      <w:r w:rsidR="00B557D8" w:rsidRPr="00FD7E02">
        <w:rPr>
          <w:rFonts w:asciiTheme="majorBidi" w:hAnsiTheme="majorBidi" w:cstheme="majorBidi"/>
        </w:rPr>
        <w:t>e.g.</w:t>
      </w:r>
      <w:r w:rsidR="00AD358B" w:rsidRPr="00FD7E02">
        <w:rPr>
          <w:rFonts w:asciiTheme="majorBidi" w:hAnsiTheme="majorBidi" w:cstheme="majorBidi"/>
        </w:rPr>
        <w:t xml:space="preserve"> recycling or power plants)</w:t>
      </w:r>
      <w:r w:rsidR="0077615B" w:rsidRPr="00FD7E02">
        <w:rPr>
          <w:rFonts w:asciiTheme="majorBidi" w:hAnsiTheme="majorBidi" w:cstheme="majorBidi"/>
        </w:rPr>
        <w:t xml:space="preserve">. </w:t>
      </w:r>
      <w:r w:rsidR="00F8116E" w:rsidRPr="00FD7E02">
        <w:rPr>
          <w:rFonts w:asciiTheme="majorBidi" w:hAnsiTheme="majorBidi" w:cstheme="majorBidi"/>
        </w:rPr>
        <w:t>Each zone’s districts were the</w:t>
      </w:r>
      <w:r w:rsidR="000B729A" w:rsidRPr="00FD7E02">
        <w:rPr>
          <w:rFonts w:asciiTheme="majorBidi" w:hAnsiTheme="majorBidi" w:cstheme="majorBidi"/>
        </w:rPr>
        <w:t>n classified into groups of low/med/</w:t>
      </w:r>
      <w:r w:rsidR="00F8116E" w:rsidRPr="00FD7E02">
        <w:rPr>
          <w:rFonts w:asciiTheme="majorBidi" w:hAnsiTheme="majorBidi" w:cstheme="majorBidi"/>
        </w:rPr>
        <w:t>high based on their propertie</w:t>
      </w:r>
      <w:r w:rsidR="000B729A" w:rsidRPr="00FD7E02">
        <w:rPr>
          <w:rFonts w:asciiTheme="majorBidi" w:hAnsiTheme="majorBidi" w:cstheme="majorBidi"/>
        </w:rPr>
        <w:t>s (for example, R-low/R-med/</w:t>
      </w:r>
      <w:r w:rsidR="00F8116E" w:rsidRPr="00FD7E02">
        <w:rPr>
          <w:rFonts w:asciiTheme="majorBidi" w:hAnsiTheme="majorBidi" w:cstheme="majorBidi"/>
        </w:rPr>
        <w:t xml:space="preserve">R-high). </w:t>
      </w:r>
      <w:r w:rsidR="00E21F63" w:rsidRPr="00FD7E02">
        <w:rPr>
          <w:rFonts w:asciiTheme="majorBidi" w:hAnsiTheme="majorBidi" w:cstheme="majorBidi"/>
        </w:rPr>
        <w:t>Based on this information</w:t>
      </w:r>
      <w:r w:rsidR="002439C0" w:rsidRPr="00FD7E02">
        <w:rPr>
          <w:rFonts w:asciiTheme="majorBidi" w:hAnsiTheme="majorBidi" w:cstheme="majorBidi"/>
        </w:rPr>
        <w:t xml:space="preserve">, </w:t>
      </w:r>
      <w:r w:rsidR="00B557D8" w:rsidRPr="00FD7E02">
        <w:rPr>
          <w:rFonts w:asciiTheme="majorBidi" w:hAnsiTheme="majorBidi" w:cstheme="majorBidi"/>
        </w:rPr>
        <w:t>some districts were excluded from observations due to their inapplicability.</w:t>
      </w:r>
      <w:r w:rsidR="00D008F7" w:rsidRPr="00FD7E02">
        <w:rPr>
          <w:rFonts w:asciiTheme="majorBidi" w:hAnsiTheme="majorBidi" w:cstheme="majorBidi"/>
        </w:rPr>
        <w:t xml:space="preserve"> </w:t>
      </w:r>
      <w:r w:rsidR="000B729A" w:rsidRPr="00FD7E02">
        <w:rPr>
          <w:rFonts w:asciiTheme="majorBidi" w:hAnsiTheme="majorBidi" w:cstheme="majorBidi"/>
        </w:rPr>
        <w:t>The</w:t>
      </w:r>
      <w:r w:rsidR="00F8116E" w:rsidRPr="00FD7E02">
        <w:rPr>
          <w:rFonts w:asciiTheme="majorBidi" w:hAnsiTheme="majorBidi" w:cstheme="majorBidi"/>
        </w:rPr>
        <w:t xml:space="preserve"> remaining districts were ones that largely represented </w:t>
      </w:r>
      <w:r w:rsidR="000E0C41" w:rsidRPr="00FD7E02">
        <w:rPr>
          <w:rFonts w:asciiTheme="majorBidi" w:hAnsiTheme="majorBidi" w:cstheme="majorBidi"/>
        </w:rPr>
        <w:t>the core activities</w:t>
      </w:r>
      <w:r w:rsidR="00F8116E" w:rsidRPr="00FD7E02">
        <w:rPr>
          <w:rFonts w:asciiTheme="majorBidi" w:hAnsiTheme="majorBidi" w:cstheme="majorBidi"/>
        </w:rPr>
        <w:t xml:space="preserve"> of their respective zone</w:t>
      </w:r>
      <w:r w:rsidR="000E0C41" w:rsidRPr="00FD7E02">
        <w:rPr>
          <w:rFonts w:asciiTheme="majorBidi" w:hAnsiTheme="majorBidi" w:cstheme="majorBidi"/>
        </w:rPr>
        <w:t>s</w:t>
      </w:r>
      <w:r w:rsidR="00B65F62" w:rsidRPr="00FD7E02">
        <w:rPr>
          <w:rFonts w:asciiTheme="majorBidi" w:hAnsiTheme="majorBidi" w:cstheme="majorBidi"/>
        </w:rPr>
        <w:t xml:space="preserve"> (residential: R6 &amp; R7, commercial: </w:t>
      </w:r>
      <w:r w:rsidR="00F8116E" w:rsidRPr="00FD7E02">
        <w:rPr>
          <w:rFonts w:asciiTheme="majorBidi" w:hAnsiTheme="majorBidi" w:cstheme="majorBidi"/>
        </w:rPr>
        <w:t>C4, C5, &amp; C6</w:t>
      </w:r>
      <w:r w:rsidR="00B65F62" w:rsidRPr="00FD7E02">
        <w:rPr>
          <w:rFonts w:asciiTheme="majorBidi" w:hAnsiTheme="majorBidi" w:cstheme="majorBidi"/>
        </w:rPr>
        <w:t>, and manufacturing:</w:t>
      </w:r>
      <w:r w:rsidR="00F8116E" w:rsidRPr="00FD7E02">
        <w:rPr>
          <w:rFonts w:asciiTheme="majorBidi" w:hAnsiTheme="majorBidi" w:cstheme="majorBidi"/>
        </w:rPr>
        <w:t xml:space="preserve"> M1 </w:t>
      </w:r>
      <w:r w:rsidR="00F8116E" w:rsidRPr="00FD7E02">
        <w:rPr>
          <w:rFonts w:asciiTheme="majorBidi" w:hAnsiTheme="majorBidi" w:cstheme="majorBidi"/>
        </w:rPr>
        <w:lastRenderedPageBreak/>
        <w:t>&amp; M2</w:t>
      </w:r>
      <w:r w:rsidR="00B65F62" w:rsidRPr="00FD7E02">
        <w:rPr>
          <w:rFonts w:asciiTheme="majorBidi" w:hAnsiTheme="majorBidi" w:cstheme="majorBidi"/>
        </w:rPr>
        <w:t xml:space="preserve">). </w:t>
      </w:r>
      <w:r w:rsidR="00CF6752" w:rsidRPr="00FD7E02">
        <w:rPr>
          <w:rFonts w:asciiTheme="majorBidi" w:hAnsiTheme="majorBidi" w:cstheme="majorBidi"/>
        </w:rPr>
        <w:t xml:space="preserve">To examine their distributions, the </w:t>
      </w:r>
      <w:proofErr w:type="spellStart"/>
      <w:r w:rsidR="00CF6752" w:rsidRPr="00FD7E02">
        <w:rPr>
          <w:rFonts w:asciiTheme="majorBidi" w:hAnsiTheme="majorBidi" w:cstheme="majorBidi"/>
        </w:rPr>
        <w:t>ZoLa</w:t>
      </w:r>
      <w:proofErr w:type="spellEnd"/>
      <w:r w:rsidR="00CF6752" w:rsidRPr="00FD7E02">
        <w:rPr>
          <w:rFonts w:asciiTheme="majorBidi" w:hAnsiTheme="majorBidi" w:cstheme="majorBidi"/>
        </w:rPr>
        <w:t xml:space="preserve"> map was used initially but did not visualize the information in a clear enough manner. The</w:t>
      </w:r>
      <w:r w:rsidR="000B729A" w:rsidRPr="00FD7E02">
        <w:rPr>
          <w:rFonts w:asciiTheme="majorBidi" w:hAnsiTheme="majorBidi" w:cstheme="majorBidi"/>
        </w:rPr>
        <w:t>refore,</w:t>
      </w:r>
      <w:r w:rsidR="00CF6752" w:rsidRPr="00FD7E02">
        <w:rPr>
          <w:rFonts w:asciiTheme="majorBidi" w:hAnsiTheme="majorBidi" w:cstheme="majorBidi"/>
        </w:rPr>
        <w:t xml:space="preserve"> </w:t>
      </w:r>
      <w:r w:rsidR="0099504D" w:rsidRPr="00FD7E02">
        <w:rPr>
          <w:rFonts w:asciiTheme="majorBidi" w:hAnsiTheme="majorBidi" w:cstheme="majorBidi"/>
        </w:rPr>
        <w:t xml:space="preserve">zoning </w:t>
      </w:r>
      <w:r w:rsidR="00CF6752" w:rsidRPr="00FD7E02">
        <w:rPr>
          <w:rFonts w:asciiTheme="majorBidi" w:hAnsiTheme="majorBidi" w:cstheme="majorBidi"/>
        </w:rPr>
        <w:t xml:space="preserve">data was downloaded and plotted with </w:t>
      </w:r>
      <w:r w:rsidR="0099504D" w:rsidRPr="00FD7E02">
        <w:rPr>
          <w:rFonts w:asciiTheme="majorBidi" w:hAnsiTheme="majorBidi" w:cstheme="majorBidi"/>
        </w:rPr>
        <w:t>subway</w:t>
      </w:r>
      <w:r w:rsidR="00CF6752" w:rsidRPr="00FD7E02">
        <w:rPr>
          <w:rFonts w:asciiTheme="majorBidi" w:hAnsiTheme="majorBidi" w:cstheme="majorBidi"/>
        </w:rPr>
        <w:t xml:space="preserve"> lines</w:t>
      </w:r>
      <w:r w:rsidR="00EF432A" w:rsidRPr="00FD7E02">
        <w:rPr>
          <w:rFonts w:asciiTheme="majorBidi" w:hAnsiTheme="majorBidi" w:cstheme="majorBidi"/>
        </w:rPr>
        <w:t xml:space="preserve"> and </w:t>
      </w:r>
      <w:r w:rsidR="00CF6752" w:rsidRPr="00FD7E02">
        <w:rPr>
          <w:rFonts w:asciiTheme="majorBidi" w:hAnsiTheme="majorBidi" w:cstheme="majorBidi"/>
        </w:rPr>
        <w:t>parks</w:t>
      </w:r>
      <w:r w:rsidR="00EF432A" w:rsidRPr="00FD7E02">
        <w:rPr>
          <w:rFonts w:asciiTheme="majorBidi" w:hAnsiTheme="majorBidi" w:cstheme="majorBidi"/>
        </w:rPr>
        <w:t xml:space="preserve"> </w:t>
      </w:r>
      <w:r w:rsidR="00CF6752" w:rsidRPr="00FD7E02">
        <w:rPr>
          <w:rFonts w:asciiTheme="majorBidi" w:hAnsiTheme="majorBidi" w:cstheme="majorBidi"/>
        </w:rPr>
        <w:t>for reference</w:t>
      </w:r>
      <w:r w:rsidR="000B729A" w:rsidRPr="00FD7E02">
        <w:rPr>
          <w:rFonts w:asciiTheme="majorBidi" w:hAnsiTheme="majorBidi" w:cstheme="majorBidi"/>
        </w:rPr>
        <w:t xml:space="preserve"> and planning</w:t>
      </w:r>
      <w:r w:rsidR="00CF6752" w:rsidRPr="00FD7E02">
        <w:rPr>
          <w:rFonts w:asciiTheme="majorBidi" w:hAnsiTheme="majorBidi" w:cstheme="majorBidi"/>
        </w:rPr>
        <w:t xml:space="preserve">. Each district was plotted individually and in combination with other groups of districts and considered in relation to </w:t>
      </w:r>
      <w:r w:rsidR="00867E6F" w:rsidRPr="00FD7E02">
        <w:rPr>
          <w:rFonts w:asciiTheme="majorBidi" w:hAnsiTheme="majorBidi" w:cstheme="majorBidi"/>
        </w:rPr>
        <w:t>the referencing</w:t>
      </w:r>
      <w:r w:rsidR="00CF6752" w:rsidRPr="00FD7E02">
        <w:rPr>
          <w:rFonts w:asciiTheme="majorBidi" w:hAnsiTheme="majorBidi" w:cstheme="majorBidi"/>
        </w:rPr>
        <w:t xml:space="preserve"> features</w:t>
      </w:r>
      <w:r w:rsidR="000B729A" w:rsidRPr="00FD7E02">
        <w:rPr>
          <w:rFonts w:asciiTheme="majorBidi" w:hAnsiTheme="majorBidi" w:cstheme="majorBidi"/>
        </w:rPr>
        <w:t xml:space="preserve"> or landmarks</w:t>
      </w:r>
      <w:r w:rsidR="00CF6752" w:rsidRPr="00FD7E02">
        <w:rPr>
          <w:rFonts w:asciiTheme="majorBidi" w:hAnsiTheme="majorBidi" w:cstheme="majorBidi"/>
        </w:rPr>
        <w:t>.</w:t>
      </w:r>
    </w:p>
    <w:p w14:paraId="0887B4EB" w14:textId="151F5E59" w:rsidR="00211F76" w:rsidRPr="00FD7E02" w:rsidRDefault="00D66E29" w:rsidP="00C61F49">
      <w:pPr>
        <w:spacing w:line="480" w:lineRule="auto"/>
        <w:ind w:firstLine="720"/>
        <w:rPr>
          <w:rFonts w:asciiTheme="majorBidi" w:hAnsiTheme="majorBidi" w:cstheme="majorBidi"/>
        </w:rPr>
      </w:pPr>
      <w:r w:rsidRPr="00FD7E02">
        <w:rPr>
          <w:rFonts w:asciiTheme="majorBidi" w:hAnsiTheme="majorBidi" w:cstheme="majorBidi"/>
        </w:rPr>
        <w:t xml:space="preserve">In an attempt to further reduce the inevitable bias of conducting research, </w:t>
      </w:r>
      <w:r w:rsidR="0099504D" w:rsidRPr="00FD7E02">
        <w:rPr>
          <w:rFonts w:asciiTheme="majorBidi" w:hAnsiTheme="majorBidi" w:cstheme="majorBidi"/>
        </w:rPr>
        <w:t>it was preferable that the study areas have</w:t>
      </w:r>
      <w:r w:rsidRPr="00FD7E02">
        <w:rPr>
          <w:rFonts w:asciiTheme="majorBidi" w:hAnsiTheme="majorBidi" w:cstheme="majorBidi"/>
        </w:rPr>
        <w:t xml:space="preserve"> as much diversity of district types as possible. This would </w:t>
      </w:r>
      <w:r w:rsidR="000B729A" w:rsidRPr="00FD7E02">
        <w:rPr>
          <w:rFonts w:asciiTheme="majorBidi" w:hAnsiTheme="majorBidi" w:cstheme="majorBidi"/>
        </w:rPr>
        <w:t xml:space="preserve">also </w:t>
      </w:r>
      <w:r w:rsidRPr="00FD7E02">
        <w:rPr>
          <w:rFonts w:asciiTheme="majorBidi" w:hAnsiTheme="majorBidi" w:cstheme="majorBidi"/>
        </w:rPr>
        <w:t xml:space="preserve">allow the option of comparing the nighttime coverage of different districts within the same neighborhood or similar districts in different neighborhoods. </w:t>
      </w:r>
      <w:r w:rsidR="00CA7CA8" w:rsidRPr="00FD7E02">
        <w:rPr>
          <w:rFonts w:asciiTheme="majorBidi" w:hAnsiTheme="majorBidi" w:cstheme="majorBidi"/>
        </w:rPr>
        <w:t>The</w:t>
      </w:r>
      <w:r w:rsidR="00B7357D" w:rsidRPr="00FD7E02">
        <w:rPr>
          <w:rFonts w:asciiTheme="majorBidi" w:hAnsiTheme="majorBidi" w:cstheme="majorBidi"/>
        </w:rPr>
        <w:t xml:space="preserve"> study</w:t>
      </w:r>
      <w:r w:rsidR="00CA7CA8" w:rsidRPr="00FD7E02">
        <w:rPr>
          <w:rFonts w:asciiTheme="majorBidi" w:hAnsiTheme="majorBidi" w:cstheme="majorBidi"/>
        </w:rPr>
        <w:t xml:space="preserve"> </w:t>
      </w:r>
      <w:r w:rsidR="000B729A" w:rsidRPr="00FD7E02">
        <w:rPr>
          <w:rFonts w:asciiTheme="majorBidi" w:hAnsiTheme="majorBidi" w:cstheme="majorBidi"/>
        </w:rPr>
        <w:t xml:space="preserve">areas </w:t>
      </w:r>
      <w:r w:rsidR="00B7357D" w:rsidRPr="00FD7E02">
        <w:rPr>
          <w:rFonts w:asciiTheme="majorBidi" w:hAnsiTheme="majorBidi" w:cstheme="majorBidi"/>
        </w:rPr>
        <w:t xml:space="preserve">were </w:t>
      </w:r>
      <w:r w:rsidR="006A67ED" w:rsidRPr="00FD7E02">
        <w:rPr>
          <w:rFonts w:asciiTheme="majorBidi" w:hAnsiTheme="majorBidi" w:cstheme="majorBidi"/>
        </w:rPr>
        <w:t>picked</w:t>
      </w:r>
      <w:r w:rsidR="0088389B" w:rsidRPr="00FD7E02">
        <w:rPr>
          <w:rFonts w:asciiTheme="majorBidi" w:hAnsiTheme="majorBidi" w:cstheme="majorBidi"/>
        </w:rPr>
        <w:t xml:space="preserve"> </w:t>
      </w:r>
      <w:r w:rsidR="006A67ED" w:rsidRPr="00FD7E02">
        <w:rPr>
          <w:rFonts w:asciiTheme="majorBidi" w:hAnsiTheme="majorBidi" w:cstheme="majorBidi"/>
        </w:rPr>
        <w:t xml:space="preserve">for </w:t>
      </w:r>
      <w:r w:rsidR="00B7357D" w:rsidRPr="00FD7E02">
        <w:rPr>
          <w:rFonts w:asciiTheme="majorBidi" w:hAnsiTheme="majorBidi" w:cstheme="majorBidi"/>
        </w:rPr>
        <w:t xml:space="preserve">having all three zone types in close proximity to one another and to a subway line. </w:t>
      </w:r>
      <w:r w:rsidR="00CF6752" w:rsidRPr="00FD7E02">
        <w:rPr>
          <w:rFonts w:asciiTheme="majorBidi" w:hAnsiTheme="majorBidi" w:cstheme="majorBidi"/>
        </w:rPr>
        <w:t>The</w:t>
      </w:r>
      <w:r w:rsidR="00B7357D" w:rsidRPr="00FD7E02">
        <w:rPr>
          <w:rFonts w:asciiTheme="majorBidi" w:hAnsiTheme="majorBidi" w:cstheme="majorBidi"/>
        </w:rPr>
        <w:t xml:space="preserve"> regions that best demonstrate</w:t>
      </w:r>
      <w:r w:rsidR="000827D0" w:rsidRPr="00FD7E02">
        <w:rPr>
          <w:rFonts w:asciiTheme="majorBidi" w:hAnsiTheme="majorBidi" w:cstheme="majorBidi"/>
        </w:rPr>
        <w:t>d the</w:t>
      </w:r>
      <w:r w:rsidR="00B7357D" w:rsidRPr="00FD7E02">
        <w:rPr>
          <w:rFonts w:asciiTheme="majorBidi" w:hAnsiTheme="majorBidi" w:cstheme="majorBidi"/>
        </w:rPr>
        <w:t>s</w:t>
      </w:r>
      <w:r w:rsidR="000827D0" w:rsidRPr="00FD7E02">
        <w:rPr>
          <w:rFonts w:asciiTheme="majorBidi" w:hAnsiTheme="majorBidi" w:cstheme="majorBidi"/>
        </w:rPr>
        <w:t>e</w:t>
      </w:r>
      <w:r w:rsidR="00B7357D" w:rsidRPr="00FD7E02">
        <w:rPr>
          <w:rFonts w:asciiTheme="majorBidi" w:hAnsiTheme="majorBidi" w:cstheme="majorBidi"/>
        </w:rPr>
        <w:t xml:space="preserve"> criteria</w:t>
      </w:r>
      <w:r w:rsidR="006956EA" w:rsidRPr="00FD7E02">
        <w:rPr>
          <w:rFonts w:asciiTheme="majorBidi" w:hAnsiTheme="majorBidi" w:cstheme="majorBidi"/>
        </w:rPr>
        <w:t xml:space="preserve"> </w:t>
      </w:r>
      <w:r w:rsidR="000827D0" w:rsidRPr="00FD7E02">
        <w:rPr>
          <w:rFonts w:asciiTheme="majorBidi" w:hAnsiTheme="majorBidi" w:cstheme="majorBidi"/>
        </w:rPr>
        <w:t>were</w:t>
      </w:r>
      <w:r w:rsidR="006956EA" w:rsidRPr="00FD7E02">
        <w:rPr>
          <w:rFonts w:asciiTheme="majorBidi" w:hAnsiTheme="majorBidi" w:cstheme="majorBidi"/>
        </w:rPr>
        <w:t xml:space="preserve"> </w:t>
      </w:r>
      <w:del w:id="97" w:author="Shipeng Sun" w:date="2018-07-27T00:09:00Z">
        <w:r w:rsidR="006956EA" w:rsidRPr="00FD7E02" w:rsidDel="009A77B9">
          <w:rPr>
            <w:rFonts w:asciiTheme="majorBidi" w:hAnsiTheme="majorBidi" w:cstheme="majorBidi"/>
          </w:rPr>
          <w:delText>picked out</w:delText>
        </w:r>
      </w:del>
      <w:ins w:id="98" w:author="Shipeng Sun" w:date="2018-07-27T00:09:00Z">
        <w:r w:rsidR="009A77B9" w:rsidRPr="00FD7E02">
          <w:rPr>
            <w:rFonts w:asciiTheme="majorBidi" w:hAnsiTheme="majorBidi" w:cstheme="majorBidi"/>
          </w:rPr>
          <w:t>chosen</w:t>
        </w:r>
      </w:ins>
      <w:r w:rsidR="007726DD" w:rsidRPr="00FD7E02">
        <w:rPr>
          <w:rFonts w:asciiTheme="majorBidi" w:hAnsiTheme="majorBidi" w:cstheme="majorBidi"/>
        </w:rPr>
        <w:t xml:space="preserve"> and further narrowed down favoring a</w:t>
      </w:r>
      <w:r w:rsidR="00DD3E98" w:rsidRPr="00FD7E02">
        <w:rPr>
          <w:rFonts w:asciiTheme="majorBidi" w:hAnsiTheme="majorBidi" w:cstheme="majorBidi"/>
        </w:rPr>
        <w:t xml:space="preserve"> dispersed spatial distribution within a borough. </w:t>
      </w:r>
      <w:r w:rsidR="00DA3FB1" w:rsidRPr="00FD7E02">
        <w:rPr>
          <w:rFonts w:asciiTheme="majorBidi" w:hAnsiTheme="majorBidi" w:cstheme="majorBidi"/>
        </w:rPr>
        <w:t>Although several areas appeared as acceptable candidates</w:t>
      </w:r>
      <w:r w:rsidR="00200417" w:rsidRPr="00FD7E02">
        <w:rPr>
          <w:rFonts w:asciiTheme="majorBidi" w:hAnsiTheme="majorBidi" w:cstheme="majorBidi"/>
        </w:rPr>
        <w:t>,</w:t>
      </w:r>
      <w:r w:rsidR="00A86B23" w:rsidRPr="00FD7E02">
        <w:rPr>
          <w:rFonts w:asciiTheme="majorBidi" w:hAnsiTheme="majorBidi" w:cstheme="majorBidi"/>
        </w:rPr>
        <w:t xml:space="preserve"> </w:t>
      </w:r>
      <w:del w:id="99" w:author="Shipeng Sun" w:date="2018-07-27T11:33:00Z">
        <w:r w:rsidR="00DA3FB1" w:rsidRPr="00FD7E02" w:rsidDel="004A2420">
          <w:rPr>
            <w:rFonts w:asciiTheme="majorBidi" w:hAnsiTheme="majorBidi" w:cstheme="majorBidi"/>
          </w:rPr>
          <w:delText>only a few</w:delText>
        </w:r>
      </w:del>
      <w:ins w:id="100" w:author="Shipeng Sun" w:date="2018-07-27T11:33:00Z">
        <w:r w:rsidR="004A2420" w:rsidRPr="00FD7E02">
          <w:rPr>
            <w:rFonts w:asciiTheme="majorBidi" w:hAnsiTheme="majorBidi" w:cstheme="majorBidi"/>
          </w:rPr>
          <w:t>three</w:t>
        </w:r>
      </w:ins>
      <w:r w:rsidR="00A86B23" w:rsidRPr="00FD7E02">
        <w:rPr>
          <w:rFonts w:asciiTheme="majorBidi" w:hAnsiTheme="majorBidi" w:cstheme="majorBidi"/>
        </w:rPr>
        <w:t xml:space="preserve"> </w:t>
      </w:r>
      <w:r w:rsidR="00200417" w:rsidRPr="00FD7E02">
        <w:rPr>
          <w:rFonts w:asciiTheme="majorBidi" w:hAnsiTheme="majorBidi" w:cstheme="majorBidi"/>
        </w:rPr>
        <w:t>neighborhoods</w:t>
      </w:r>
      <w:r w:rsidR="00DD3E98" w:rsidRPr="00FD7E02">
        <w:rPr>
          <w:rFonts w:asciiTheme="majorBidi" w:hAnsiTheme="majorBidi" w:cstheme="majorBidi"/>
        </w:rPr>
        <w:t xml:space="preserve"> </w:t>
      </w:r>
      <w:r w:rsidR="00200417" w:rsidRPr="00FD7E02">
        <w:rPr>
          <w:rFonts w:asciiTheme="majorBidi" w:hAnsiTheme="majorBidi" w:cstheme="majorBidi"/>
        </w:rPr>
        <w:t xml:space="preserve">were </w:t>
      </w:r>
      <w:ins w:id="101" w:author="Shipeng Sun" w:date="2018-07-27T11:33:00Z">
        <w:r w:rsidR="004A2420" w:rsidRPr="00FD7E02">
          <w:rPr>
            <w:rFonts w:asciiTheme="majorBidi" w:hAnsiTheme="majorBidi" w:cstheme="majorBidi"/>
          </w:rPr>
          <w:t xml:space="preserve">finally </w:t>
        </w:r>
      </w:ins>
      <w:r w:rsidR="00200417" w:rsidRPr="00FD7E02">
        <w:rPr>
          <w:rFonts w:asciiTheme="majorBidi" w:hAnsiTheme="majorBidi" w:cstheme="majorBidi"/>
        </w:rPr>
        <w:t xml:space="preserve">chosen </w:t>
      </w:r>
      <w:r w:rsidR="00DA3FB1" w:rsidRPr="00FD7E02">
        <w:rPr>
          <w:rFonts w:asciiTheme="majorBidi" w:hAnsiTheme="majorBidi" w:cstheme="majorBidi"/>
        </w:rPr>
        <w:t>in Queens and Brooklyn</w:t>
      </w:r>
      <w:ins w:id="102" w:author="Nada Elgamal" w:date="2018-07-29T16:15:00Z">
        <w:r w:rsidR="00C61F49" w:rsidRPr="00FD7E02">
          <w:rPr>
            <w:rFonts w:asciiTheme="majorBidi" w:hAnsiTheme="majorBidi" w:cstheme="majorBidi"/>
          </w:rPr>
          <w:t xml:space="preserve"> (Figure 1)</w:t>
        </w:r>
      </w:ins>
      <w:r w:rsidR="007726DD" w:rsidRPr="00FD7E02">
        <w:rPr>
          <w:rFonts w:asciiTheme="majorBidi" w:hAnsiTheme="majorBidi" w:cstheme="majorBidi"/>
        </w:rPr>
        <w:t xml:space="preserve">. </w:t>
      </w:r>
    </w:p>
    <w:p w14:paraId="7B3093F0" w14:textId="53EAC927" w:rsidR="00EE1B0A" w:rsidRPr="00FD7E02" w:rsidRDefault="00C049E7" w:rsidP="00B65F62">
      <w:pPr>
        <w:spacing w:line="480" w:lineRule="auto"/>
        <w:ind w:firstLine="360"/>
        <w:rPr>
          <w:rFonts w:asciiTheme="majorBidi" w:hAnsiTheme="majorBidi" w:cstheme="majorBidi"/>
        </w:rPr>
      </w:pPr>
      <w:r w:rsidRPr="00FD7E02">
        <w:rPr>
          <w:rFonts w:asciiTheme="majorBidi" w:hAnsiTheme="majorBidi" w:cstheme="majorBidi"/>
        </w:rPr>
        <w:t>A</w:t>
      </w:r>
      <w:r w:rsidR="00091D7B" w:rsidRPr="00FD7E02">
        <w:rPr>
          <w:rFonts w:asciiTheme="majorBidi" w:hAnsiTheme="majorBidi" w:cstheme="majorBidi"/>
        </w:rPr>
        <w:t xml:space="preserve"> free</w:t>
      </w:r>
      <w:r w:rsidR="0062346D" w:rsidRPr="00FD7E02">
        <w:rPr>
          <w:rFonts w:asciiTheme="majorBidi" w:hAnsiTheme="majorBidi" w:cstheme="majorBidi"/>
        </w:rPr>
        <w:t xml:space="preserve"> </w:t>
      </w:r>
      <w:r w:rsidRPr="00FD7E02">
        <w:rPr>
          <w:rFonts w:asciiTheme="majorBidi" w:hAnsiTheme="majorBidi" w:cstheme="majorBidi"/>
        </w:rPr>
        <w:t>iPhone application called “Coordinates”</w:t>
      </w:r>
      <w:r w:rsidR="00091D7B" w:rsidRPr="00FD7E02">
        <w:rPr>
          <w:rFonts w:asciiTheme="majorBidi" w:hAnsiTheme="majorBidi" w:cstheme="majorBidi"/>
        </w:rPr>
        <w:t xml:space="preserve"> was used to record spatial information.</w:t>
      </w:r>
      <w:r w:rsidR="00773CD4" w:rsidRPr="00FD7E02">
        <w:rPr>
          <w:rFonts w:asciiTheme="majorBidi" w:hAnsiTheme="majorBidi" w:cstheme="majorBidi"/>
        </w:rPr>
        <w:t xml:space="preserve"> </w:t>
      </w:r>
      <w:r w:rsidR="00401D8C" w:rsidRPr="00FD7E02">
        <w:rPr>
          <w:rFonts w:asciiTheme="majorBidi" w:hAnsiTheme="majorBidi" w:cstheme="majorBidi"/>
        </w:rPr>
        <w:t>T</w:t>
      </w:r>
      <w:r w:rsidR="00773CD4" w:rsidRPr="00FD7E02">
        <w:rPr>
          <w:rFonts w:asciiTheme="majorBidi" w:hAnsiTheme="majorBidi" w:cstheme="majorBidi"/>
        </w:rPr>
        <w:t>his was done without the use of location services to reserve battery power</w:t>
      </w:r>
      <w:ins w:id="103" w:author="Shipeng Sun" w:date="2018-07-27T00:10:00Z">
        <w:r w:rsidR="009A77B9" w:rsidRPr="00FD7E02">
          <w:rPr>
            <w:rFonts w:asciiTheme="majorBidi" w:hAnsiTheme="majorBidi" w:cstheme="majorBidi"/>
          </w:rPr>
          <w:t>;</w:t>
        </w:r>
      </w:ins>
      <w:del w:id="104" w:author="Shipeng Sun" w:date="2018-07-27T00:10:00Z">
        <w:r w:rsidR="00773CD4" w:rsidRPr="00FD7E02" w:rsidDel="009A77B9">
          <w:rPr>
            <w:rFonts w:asciiTheme="majorBidi" w:hAnsiTheme="majorBidi" w:cstheme="majorBidi"/>
          </w:rPr>
          <w:delText>,</w:delText>
        </w:r>
      </w:del>
      <w:r w:rsidR="00401D8C" w:rsidRPr="00FD7E02">
        <w:rPr>
          <w:rFonts w:asciiTheme="majorBidi" w:hAnsiTheme="majorBidi" w:cstheme="majorBidi"/>
        </w:rPr>
        <w:t xml:space="preserve"> however,</w:t>
      </w:r>
      <w:r w:rsidR="000B729A" w:rsidRPr="00FD7E02">
        <w:rPr>
          <w:rFonts w:asciiTheme="majorBidi" w:hAnsiTheme="majorBidi" w:cstheme="majorBidi"/>
        </w:rPr>
        <w:t xml:space="preserve"> the option to do so was available.</w:t>
      </w:r>
      <w:r w:rsidR="00401D8C" w:rsidRPr="00FD7E02">
        <w:rPr>
          <w:rFonts w:asciiTheme="majorBidi" w:hAnsiTheme="majorBidi" w:cstheme="majorBidi"/>
        </w:rPr>
        <w:t xml:space="preserve"> </w:t>
      </w:r>
      <w:r w:rsidR="00126443" w:rsidRPr="00FD7E02">
        <w:rPr>
          <w:rFonts w:asciiTheme="majorBidi" w:hAnsiTheme="majorBidi" w:cstheme="majorBidi"/>
        </w:rPr>
        <w:t xml:space="preserve">The app is able to record any </w:t>
      </w:r>
      <w:r w:rsidR="00401D8C" w:rsidRPr="00FD7E02">
        <w:rPr>
          <w:rFonts w:asciiTheme="majorBidi" w:hAnsiTheme="majorBidi" w:cstheme="majorBidi"/>
        </w:rPr>
        <w:t>number of points in</w:t>
      </w:r>
      <w:r w:rsidR="00A60BE5" w:rsidRPr="00FD7E02">
        <w:rPr>
          <w:rFonts w:asciiTheme="majorBidi" w:hAnsiTheme="majorBidi" w:cstheme="majorBidi"/>
        </w:rPr>
        <w:t xml:space="preserve"> several</w:t>
      </w:r>
      <w:r w:rsidR="00401D8C" w:rsidRPr="00FD7E02">
        <w:rPr>
          <w:rFonts w:asciiTheme="majorBidi" w:hAnsiTheme="majorBidi" w:cstheme="majorBidi"/>
        </w:rPr>
        <w:t xml:space="preserve"> </w:t>
      </w:r>
      <w:r w:rsidR="00A60BE5" w:rsidRPr="00FD7E02">
        <w:rPr>
          <w:rFonts w:asciiTheme="majorBidi" w:hAnsiTheme="majorBidi" w:cstheme="majorBidi"/>
        </w:rPr>
        <w:t xml:space="preserve">different units, </w:t>
      </w:r>
      <w:r w:rsidR="00735952" w:rsidRPr="00FD7E02">
        <w:rPr>
          <w:rFonts w:asciiTheme="majorBidi" w:hAnsiTheme="majorBidi" w:cstheme="majorBidi"/>
        </w:rPr>
        <w:t xml:space="preserve">and </w:t>
      </w:r>
      <w:r w:rsidR="000B729A" w:rsidRPr="00FD7E02">
        <w:rPr>
          <w:rFonts w:asciiTheme="majorBidi" w:hAnsiTheme="majorBidi" w:cstheme="majorBidi"/>
        </w:rPr>
        <w:t>upload them</w:t>
      </w:r>
      <w:r w:rsidR="00126443" w:rsidRPr="00FD7E02">
        <w:rPr>
          <w:rFonts w:asciiTheme="majorBidi" w:hAnsiTheme="majorBidi" w:cstheme="majorBidi"/>
        </w:rPr>
        <w:t xml:space="preserve"> in plain text format</w:t>
      </w:r>
      <w:r w:rsidR="00735952" w:rsidRPr="00FD7E02">
        <w:rPr>
          <w:rFonts w:asciiTheme="majorBidi" w:hAnsiTheme="majorBidi" w:cstheme="majorBidi"/>
        </w:rPr>
        <w:t xml:space="preserve"> to </w:t>
      </w:r>
      <w:r w:rsidR="00A60BE5" w:rsidRPr="00FD7E02">
        <w:rPr>
          <w:rFonts w:asciiTheme="majorBidi" w:hAnsiTheme="majorBidi" w:cstheme="majorBidi"/>
        </w:rPr>
        <w:t>most popular</w:t>
      </w:r>
      <w:r w:rsidR="00126443" w:rsidRPr="00FD7E02">
        <w:rPr>
          <w:rFonts w:asciiTheme="majorBidi" w:hAnsiTheme="majorBidi" w:cstheme="majorBidi"/>
        </w:rPr>
        <w:t xml:space="preserve"> file-sharin</w:t>
      </w:r>
      <w:r w:rsidR="00A60BE5" w:rsidRPr="00FD7E02">
        <w:rPr>
          <w:rFonts w:asciiTheme="majorBidi" w:hAnsiTheme="majorBidi" w:cstheme="majorBidi"/>
        </w:rPr>
        <w:t>g application</w:t>
      </w:r>
      <w:r w:rsidR="000B729A" w:rsidRPr="00FD7E02">
        <w:rPr>
          <w:rFonts w:asciiTheme="majorBidi" w:hAnsiTheme="majorBidi" w:cstheme="majorBidi"/>
        </w:rPr>
        <w:t>s or locally on the device</w:t>
      </w:r>
      <w:r w:rsidR="00A60BE5" w:rsidRPr="00FD7E02">
        <w:rPr>
          <w:rFonts w:asciiTheme="majorBidi" w:hAnsiTheme="majorBidi" w:cstheme="majorBidi"/>
        </w:rPr>
        <w:t xml:space="preserve">. In this case, the units used </w:t>
      </w:r>
      <w:r w:rsidR="000B729A" w:rsidRPr="00FD7E02">
        <w:rPr>
          <w:rFonts w:asciiTheme="majorBidi" w:hAnsiTheme="majorBidi" w:cstheme="majorBidi"/>
        </w:rPr>
        <w:t>were</w:t>
      </w:r>
      <w:r w:rsidR="00A60BE5" w:rsidRPr="00FD7E02">
        <w:rPr>
          <w:rFonts w:asciiTheme="majorBidi" w:hAnsiTheme="majorBidi" w:cstheme="majorBidi"/>
        </w:rPr>
        <w:t xml:space="preserve"> latitude and longitude and the file sharing application was Dropbox. </w:t>
      </w:r>
      <w:r w:rsidR="00EE1B0A" w:rsidRPr="00FD7E02">
        <w:rPr>
          <w:rFonts w:asciiTheme="majorBidi" w:hAnsiTheme="majorBidi" w:cstheme="majorBidi"/>
        </w:rPr>
        <w:t>Attribute data was recorded by filling a short questionnaire on</w:t>
      </w:r>
      <w:r w:rsidR="00335470" w:rsidRPr="00FD7E02">
        <w:rPr>
          <w:rFonts w:asciiTheme="majorBidi" w:hAnsiTheme="majorBidi" w:cstheme="majorBidi"/>
        </w:rPr>
        <w:t xml:space="preserve"> Google Forms for each feature. The surveillance cameras, or features, </w:t>
      </w:r>
      <w:r w:rsidR="00EE1B0A" w:rsidRPr="00FD7E02">
        <w:rPr>
          <w:rFonts w:asciiTheme="majorBidi" w:hAnsiTheme="majorBidi" w:cstheme="majorBidi"/>
        </w:rPr>
        <w:t>were detected</w:t>
      </w:r>
      <w:r w:rsidR="005453C7" w:rsidRPr="00FD7E02">
        <w:rPr>
          <w:rFonts w:asciiTheme="majorBidi" w:hAnsiTheme="majorBidi" w:cstheme="majorBidi"/>
        </w:rPr>
        <w:t xml:space="preserve"> by walking through </w:t>
      </w:r>
      <w:r w:rsidR="006677A8" w:rsidRPr="00FD7E02">
        <w:rPr>
          <w:rFonts w:asciiTheme="majorBidi" w:hAnsiTheme="majorBidi" w:cstheme="majorBidi"/>
        </w:rPr>
        <w:t xml:space="preserve">neighborhoods with the NIR-sensing </w:t>
      </w:r>
      <w:r w:rsidR="00EE1B0A" w:rsidRPr="00FD7E02">
        <w:rPr>
          <w:rFonts w:asciiTheme="majorBidi" w:hAnsiTheme="majorBidi" w:cstheme="majorBidi"/>
        </w:rPr>
        <w:t>camera pointed towards buildings alongside observ</w:t>
      </w:r>
      <w:r w:rsidR="00335470" w:rsidRPr="00FD7E02">
        <w:rPr>
          <w:rFonts w:asciiTheme="majorBidi" w:hAnsiTheme="majorBidi" w:cstheme="majorBidi"/>
        </w:rPr>
        <w:t xml:space="preserve">ations done with the naked eye. </w:t>
      </w:r>
      <w:r w:rsidR="00EE1B0A" w:rsidRPr="00FD7E02">
        <w:rPr>
          <w:rFonts w:asciiTheme="majorBidi" w:hAnsiTheme="majorBidi" w:cstheme="majorBidi"/>
        </w:rPr>
        <w:t xml:space="preserve">The approximate locations of actual and hypothetical spotlights cast by a </w:t>
      </w:r>
      <w:r w:rsidR="00335470" w:rsidRPr="00FD7E02">
        <w:rPr>
          <w:rFonts w:asciiTheme="majorBidi" w:hAnsiTheme="majorBidi" w:cstheme="majorBidi"/>
        </w:rPr>
        <w:t xml:space="preserve">camera’s LEDs </w:t>
      </w:r>
      <w:r w:rsidR="00EE1B0A" w:rsidRPr="00FD7E02">
        <w:rPr>
          <w:rFonts w:asciiTheme="majorBidi" w:hAnsiTheme="majorBidi" w:cstheme="majorBidi"/>
        </w:rPr>
        <w:t xml:space="preserve">were plotted </w:t>
      </w:r>
      <w:r w:rsidR="00335470" w:rsidRPr="00FD7E02">
        <w:rPr>
          <w:rFonts w:asciiTheme="majorBidi" w:hAnsiTheme="majorBidi" w:cstheme="majorBidi"/>
        </w:rPr>
        <w:t>with</w:t>
      </w:r>
      <w:r w:rsidR="00EE1B0A" w:rsidRPr="00FD7E02">
        <w:rPr>
          <w:rFonts w:asciiTheme="majorBidi" w:hAnsiTheme="majorBidi" w:cstheme="majorBidi"/>
        </w:rPr>
        <w:t xml:space="preserve"> reference t</w:t>
      </w:r>
      <w:r w:rsidR="00335470" w:rsidRPr="00FD7E02">
        <w:rPr>
          <w:rFonts w:asciiTheme="majorBidi" w:hAnsiTheme="majorBidi" w:cstheme="majorBidi"/>
        </w:rPr>
        <w:t>o the base</w:t>
      </w:r>
      <w:r w:rsidR="00EE1B0A" w:rsidRPr="00FD7E02">
        <w:rPr>
          <w:rFonts w:asciiTheme="majorBidi" w:hAnsiTheme="majorBidi" w:cstheme="majorBidi"/>
        </w:rPr>
        <w:t xml:space="preserve">map used by the “Coordinates” app. </w:t>
      </w:r>
    </w:p>
    <w:p w14:paraId="16545048" w14:textId="4694EB09" w:rsidR="00A83111" w:rsidRPr="00FD7E02" w:rsidRDefault="00CC7BDD">
      <w:pPr>
        <w:rPr>
          <w:rFonts w:asciiTheme="majorBidi" w:hAnsiTheme="majorBidi" w:cstheme="majorBidi"/>
        </w:rPr>
      </w:pPr>
      <w:r w:rsidRPr="00FD7E02">
        <w:rPr>
          <w:rFonts w:asciiTheme="majorBidi" w:hAnsiTheme="majorBidi" w:cstheme="majorBidi"/>
          <w:noProof/>
        </w:rPr>
        <w:lastRenderedPageBreak/>
        <w:drawing>
          <wp:anchor distT="0" distB="0" distL="114300" distR="114300" simplePos="0" relativeHeight="251697152" behindDoc="0" locked="0" layoutInCell="1" allowOverlap="1" wp14:anchorId="38373103" wp14:editId="45A33B08">
            <wp:simplePos x="0" y="0"/>
            <wp:positionH relativeFrom="column">
              <wp:posOffset>74295</wp:posOffset>
            </wp:positionH>
            <wp:positionV relativeFrom="paragraph">
              <wp:posOffset>-111760</wp:posOffset>
            </wp:positionV>
            <wp:extent cx="5652135" cy="7993380"/>
            <wp:effectExtent l="0" t="0" r="12065" b="7620"/>
            <wp:wrapTight wrapText="bothSides">
              <wp:wrapPolygon edited="0">
                <wp:start x="0" y="0"/>
                <wp:lineTo x="0" y="21552"/>
                <wp:lineTo x="21549" y="21552"/>
                <wp:lineTo x="2154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ada/Desktop/map_studyareas.jpe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652135" cy="7993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1E168F" w14:textId="75A2ACF4" w:rsidR="00A83111" w:rsidRPr="00FD7E02" w:rsidRDefault="00CC7BDD" w:rsidP="00CC7BDD">
      <w:pPr>
        <w:rPr>
          <w:rFonts w:asciiTheme="majorBidi" w:hAnsiTheme="majorBidi" w:cstheme="majorBidi"/>
        </w:rPr>
      </w:pPr>
      <w:r w:rsidRPr="00FD7E02">
        <w:rPr>
          <w:noProof/>
          <w:sz w:val="22"/>
          <w:szCs w:val="22"/>
        </w:rPr>
        <mc:AlternateContent>
          <mc:Choice Requires="wps">
            <w:drawing>
              <wp:anchor distT="0" distB="0" distL="114300" distR="114300" simplePos="0" relativeHeight="251699200" behindDoc="0" locked="0" layoutInCell="1" allowOverlap="1" wp14:anchorId="033A60B9" wp14:editId="6748278C">
                <wp:simplePos x="0" y="0"/>
                <wp:positionH relativeFrom="column">
                  <wp:posOffset>-5733415</wp:posOffset>
                </wp:positionH>
                <wp:positionV relativeFrom="paragraph">
                  <wp:posOffset>7828280</wp:posOffset>
                </wp:positionV>
                <wp:extent cx="4508500" cy="215265"/>
                <wp:effectExtent l="0" t="0" r="12700" b="0"/>
                <wp:wrapTight wrapText="bothSides">
                  <wp:wrapPolygon edited="0">
                    <wp:start x="0" y="0"/>
                    <wp:lineTo x="0" y="17841"/>
                    <wp:lineTo x="21539" y="17841"/>
                    <wp:lineTo x="21539"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4508500" cy="215265"/>
                        </a:xfrm>
                        <a:prstGeom prst="rect">
                          <a:avLst/>
                        </a:prstGeom>
                        <a:solidFill>
                          <a:prstClr val="white"/>
                        </a:solidFill>
                        <a:ln>
                          <a:noFill/>
                        </a:ln>
                        <a:effectLst/>
                      </wps:spPr>
                      <wps:txbx>
                        <w:txbxContent>
                          <w:p w14:paraId="121436A9" w14:textId="73E4EA78" w:rsidR="00CC7BDD" w:rsidRPr="00894F46" w:rsidRDefault="00CC7BDD" w:rsidP="00CC7BDD">
                            <w:pPr>
                              <w:pStyle w:val="Caption"/>
                              <w:rPr>
                                <w:rFonts w:asciiTheme="majorBidi" w:hAnsiTheme="majorBidi" w:cstheme="majorBidi"/>
                                <w:b/>
                                <w:bCs/>
                                <w:noProof/>
                                <w:sz w:val="22"/>
                                <w:szCs w:val="22"/>
                              </w:rPr>
                            </w:pPr>
                            <w:r w:rsidRPr="00894F46">
                              <w:rPr>
                                <w:sz w:val="22"/>
                                <w:szCs w:val="22"/>
                              </w:rPr>
                              <w:t xml:space="preserve">Figure </w:t>
                            </w:r>
                            <w:r w:rsidRPr="00894F46">
                              <w:rPr>
                                <w:sz w:val="22"/>
                                <w:szCs w:val="22"/>
                              </w:rPr>
                              <w:fldChar w:fldCharType="begin"/>
                            </w:r>
                            <w:r w:rsidRPr="00894F46">
                              <w:rPr>
                                <w:sz w:val="22"/>
                                <w:szCs w:val="22"/>
                              </w:rPr>
                              <w:instrText xml:space="preserve"> SEQ Figure \* ARABIC </w:instrText>
                            </w:r>
                            <w:r w:rsidRPr="00894F46">
                              <w:rPr>
                                <w:sz w:val="22"/>
                                <w:szCs w:val="22"/>
                              </w:rPr>
                              <w:fldChar w:fldCharType="separate"/>
                            </w:r>
                            <w:r w:rsidRPr="00894F46">
                              <w:rPr>
                                <w:noProof/>
                                <w:sz w:val="22"/>
                                <w:szCs w:val="22"/>
                              </w:rPr>
                              <w:t>1</w:t>
                            </w:r>
                            <w:r w:rsidRPr="00894F46">
                              <w:rPr>
                                <w:sz w:val="22"/>
                                <w:szCs w:val="22"/>
                              </w:rPr>
                              <w:fldChar w:fldCharType="end"/>
                            </w:r>
                            <w:r w:rsidRPr="00894F46">
                              <w:rPr>
                                <w:sz w:val="22"/>
                                <w:szCs w:val="22"/>
                              </w:rPr>
                              <w:t xml:space="preserve">. </w:t>
                            </w:r>
                            <w:r>
                              <w:rPr>
                                <w:i w:val="0"/>
                                <w:iCs w:val="0"/>
                                <w:sz w:val="22"/>
                                <w:szCs w:val="22"/>
                              </w:rPr>
                              <w:t>Study area n</w:t>
                            </w:r>
                            <w:r w:rsidRPr="00894F46">
                              <w:rPr>
                                <w:i w:val="0"/>
                                <w:iCs w:val="0"/>
                                <w:sz w:val="22"/>
                                <w:szCs w:val="22"/>
                              </w:rPr>
                              <w:t>eighborhoods with all three districts in close proximity.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3A60B9" id="_x0000_t202" coordsize="21600,21600" o:spt="202" path="m0,0l0,21600,21600,21600,21600,0xe">
                <v:stroke joinstyle="miter"/>
                <v:path gradientshapeok="t" o:connecttype="rect"/>
              </v:shapetype>
              <v:shape id="Text Box 10" o:spid="_x0000_s1026" type="#_x0000_t202" style="position:absolute;margin-left:-451.45pt;margin-top:616.4pt;width:355pt;height:16.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" stroked="f">
                <v:textbox inset="0,0,0,0">
                  <w:txbxContent>
                    <w:p w14:paraId="121436A9" w14:textId="73E4EA78" w:rsidR="00CC7BDD" w:rsidRPr="00894F46" w:rsidRDefault="00CC7BDD" w:rsidP="00CC7BDD">
                      <w:pPr>
                        <w:pStyle w:val="Caption"/>
                        <w:rPr>
                          <w:rFonts w:asciiTheme="majorBidi" w:hAnsiTheme="majorBidi" w:cstheme="majorBidi"/>
                          <w:b/>
                          <w:bCs/>
                          <w:noProof/>
                          <w:sz w:val="22"/>
                          <w:szCs w:val="22"/>
                        </w:rPr>
                      </w:pPr>
                      <w:r w:rsidRPr="00894F46">
                        <w:rPr>
                          <w:sz w:val="22"/>
                          <w:szCs w:val="22"/>
                        </w:rPr>
                        <w:t xml:space="preserve">Figure </w:t>
                      </w:r>
                      <w:r w:rsidRPr="00894F46">
                        <w:rPr>
                          <w:sz w:val="22"/>
                          <w:szCs w:val="22"/>
                        </w:rPr>
                        <w:fldChar w:fldCharType="begin"/>
                      </w:r>
                      <w:r w:rsidRPr="00894F46">
                        <w:rPr>
                          <w:sz w:val="22"/>
                          <w:szCs w:val="22"/>
                        </w:rPr>
                        <w:instrText xml:space="preserve"> SEQ Figure \* ARABIC </w:instrText>
                      </w:r>
                      <w:r w:rsidRPr="00894F46">
                        <w:rPr>
                          <w:sz w:val="22"/>
                          <w:szCs w:val="22"/>
                        </w:rPr>
                        <w:fldChar w:fldCharType="separate"/>
                      </w:r>
                      <w:r w:rsidRPr="00894F46">
                        <w:rPr>
                          <w:noProof/>
                          <w:sz w:val="22"/>
                          <w:szCs w:val="22"/>
                        </w:rPr>
                        <w:t>1</w:t>
                      </w:r>
                      <w:r w:rsidRPr="00894F46">
                        <w:rPr>
                          <w:sz w:val="22"/>
                          <w:szCs w:val="22"/>
                        </w:rPr>
                        <w:fldChar w:fldCharType="end"/>
                      </w:r>
                      <w:r w:rsidRPr="00894F46">
                        <w:rPr>
                          <w:sz w:val="22"/>
                          <w:szCs w:val="22"/>
                        </w:rPr>
                        <w:t xml:space="preserve">. </w:t>
                      </w:r>
                      <w:r>
                        <w:rPr>
                          <w:i w:val="0"/>
                          <w:iCs w:val="0"/>
                          <w:sz w:val="22"/>
                          <w:szCs w:val="22"/>
                        </w:rPr>
                        <w:t>Study area n</w:t>
                      </w:r>
                      <w:r w:rsidRPr="00894F46">
                        <w:rPr>
                          <w:i w:val="0"/>
                          <w:iCs w:val="0"/>
                          <w:sz w:val="22"/>
                          <w:szCs w:val="22"/>
                        </w:rPr>
                        <w:t>eighborhoods with all three districts in close proximity.</w:t>
                      </w:r>
                    </w:p>
                  </w:txbxContent>
                </v:textbox>
                <w10:wrap type="tight"/>
              </v:shape>
            </w:pict>
          </mc:Fallback>
        </mc:AlternateContent>
      </w:r>
    </w:p>
    <w:p w14:paraId="5F0669D1" w14:textId="7EA75CDE" w:rsidR="00E570E5" w:rsidRPr="00FD7E02" w:rsidRDefault="00E2371D" w:rsidP="0003385B">
      <w:pPr>
        <w:spacing w:line="480" w:lineRule="auto"/>
        <w:ind w:firstLine="360"/>
        <w:rPr>
          <w:rFonts w:asciiTheme="majorBidi" w:hAnsiTheme="majorBidi" w:cstheme="majorBidi"/>
        </w:rPr>
      </w:pPr>
      <w:r w:rsidRPr="00FD7E02">
        <w:rPr>
          <w:rFonts w:asciiTheme="majorBidi" w:hAnsiTheme="majorBidi" w:cstheme="majorBidi"/>
        </w:rPr>
        <w:lastRenderedPageBreak/>
        <w:t xml:space="preserve">The majority of the processing and analysis work was done using </w:t>
      </w:r>
      <w:r w:rsidR="004568C0" w:rsidRPr="00FD7E02">
        <w:rPr>
          <w:rFonts w:asciiTheme="majorBidi" w:hAnsiTheme="majorBidi" w:cstheme="majorBidi"/>
        </w:rPr>
        <w:t>‘</w:t>
      </w:r>
      <w:proofErr w:type="spellStart"/>
      <w:r w:rsidRPr="00FD7E02">
        <w:rPr>
          <w:rFonts w:asciiTheme="majorBidi" w:hAnsiTheme="majorBidi" w:cstheme="majorBidi"/>
        </w:rPr>
        <w:t>geopandas</w:t>
      </w:r>
      <w:proofErr w:type="spellEnd"/>
      <w:r w:rsidR="004568C0" w:rsidRPr="00FD7E02">
        <w:rPr>
          <w:rFonts w:asciiTheme="majorBidi" w:hAnsiTheme="majorBidi" w:cstheme="majorBidi"/>
        </w:rPr>
        <w:t>’</w:t>
      </w:r>
      <w:r w:rsidRPr="00FD7E02">
        <w:rPr>
          <w:rFonts w:asciiTheme="majorBidi" w:hAnsiTheme="majorBidi" w:cstheme="majorBidi"/>
        </w:rPr>
        <w:t>, a Python library optimized for handling spatial data in</w:t>
      </w:r>
      <w:r w:rsidR="006A64D2" w:rsidRPr="00FD7E02">
        <w:rPr>
          <w:rFonts w:asciiTheme="majorBidi" w:hAnsiTheme="majorBidi" w:cstheme="majorBidi"/>
        </w:rPr>
        <w:t xml:space="preserve"> a</w:t>
      </w:r>
      <w:r w:rsidRPr="00FD7E02">
        <w:rPr>
          <w:rFonts w:asciiTheme="majorBidi" w:hAnsiTheme="majorBidi" w:cstheme="majorBidi"/>
        </w:rPr>
        <w:t xml:space="preserve"> tabular form</w:t>
      </w:r>
      <w:r w:rsidR="006A64D2" w:rsidRPr="00FD7E02">
        <w:rPr>
          <w:rFonts w:asciiTheme="majorBidi" w:hAnsiTheme="majorBidi" w:cstheme="majorBidi"/>
        </w:rPr>
        <w:t>at</w:t>
      </w:r>
      <w:r w:rsidR="00335470" w:rsidRPr="00FD7E02">
        <w:rPr>
          <w:rFonts w:asciiTheme="majorBidi" w:hAnsiTheme="majorBidi" w:cstheme="majorBidi"/>
        </w:rPr>
        <w:t>. The</w:t>
      </w:r>
      <w:r w:rsidRPr="00FD7E02">
        <w:rPr>
          <w:rFonts w:asciiTheme="majorBidi" w:hAnsiTheme="majorBidi" w:cstheme="majorBidi"/>
        </w:rPr>
        <w:t xml:space="preserve"> only exception was during freehand selection of districts or</w:t>
      </w:r>
      <w:r w:rsidR="006A64D2" w:rsidRPr="00FD7E02">
        <w:rPr>
          <w:rFonts w:asciiTheme="majorBidi" w:hAnsiTheme="majorBidi" w:cstheme="majorBidi"/>
        </w:rPr>
        <w:t xml:space="preserve"> buildings, which was done in QGIS</w:t>
      </w:r>
      <w:r w:rsidR="00B061F3" w:rsidRPr="00FD7E02">
        <w:rPr>
          <w:rFonts w:asciiTheme="majorBidi" w:hAnsiTheme="majorBidi" w:cstheme="majorBidi"/>
        </w:rPr>
        <w:t xml:space="preserve"> or ArcGIS</w:t>
      </w:r>
      <w:r w:rsidR="006A64D2" w:rsidRPr="00FD7E02">
        <w:rPr>
          <w:rFonts w:asciiTheme="majorBidi" w:hAnsiTheme="majorBidi" w:cstheme="majorBidi"/>
        </w:rPr>
        <w:t>. For each trip, the</w:t>
      </w:r>
      <w:r w:rsidR="00177A4B" w:rsidRPr="00FD7E02">
        <w:rPr>
          <w:rFonts w:asciiTheme="majorBidi" w:hAnsiTheme="majorBidi" w:cstheme="majorBidi"/>
        </w:rPr>
        <w:t xml:space="preserve"> point</w:t>
      </w:r>
      <w:r w:rsidR="006A64D2" w:rsidRPr="00FD7E02">
        <w:rPr>
          <w:rFonts w:asciiTheme="majorBidi" w:hAnsiTheme="majorBidi" w:cstheme="majorBidi"/>
        </w:rPr>
        <w:t xml:space="preserve"> coordinates</w:t>
      </w:r>
      <w:r w:rsidR="00177A4B" w:rsidRPr="00FD7E02">
        <w:rPr>
          <w:rFonts w:asciiTheme="majorBidi" w:hAnsiTheme="majorBidi" w:cstheme="majorBidi"/>
        </w:rPr>
        <w:t xml:space="preserve"> were buffered</w:t>
      </w:r>
      <w:r w:rsidR="006A64D2" w:rsidRPr="00FD7E02">
        <w:rPr>
          <w:rFonts w:asciiTheme="majorBidi" w:hAnsiTheme="majorBidi" w:cstheme="majorBidi"/>
        </w:rPr>
        <w:t xml:space="preserve"> </w:t>
      </w:r>
      <w:r w:rsidR="00D3397B" w:rsidRPr="00FD7E02">
        <w:rPr>
          <w:rFonts w:asciiTheme="majorBidi" w:hAnsiTheme="majorBidi" w:cstheme="majorBidi"/>
        </w:rPr>
        <w:t xml:space="preserve">by four feet </w:t>
      </w:r>
      <w:r w:rsidR="006A64D2" w:rsidRPr="00FD7E02">
        <w:rPr>
          <w:rFonts w:asciiTheme="majorBidi" w:hAnsiTheme="majorBidi" w:cstheme="majorBidi"/>
        </w:rPr>
        <w:t xml:space="preserve">and </w:t>
      </w:r>
      <w:r w:rsidR="00177A4B" w:rsidRPr="00FD7E02">
        <w:rPr>
          <w:rFonts w:asciiTheme="majorBidi" w:hAnsiTheme="majorBidi" w:cstheme="majorBidi"/>
        </w:rPr>
        <w:t xml:space="preserve">merged with the </w:t>
      </w:r>
      <w:r w:rsidR="00D3397B" w:rsidRPr="00FD7E02">
        <w:rPr>
          <w:rFonts w:asciiTheme="majorBidi" w:hAnsiTheme="majorBidi" w:cstheme="majorBidi"/>
        </w:rPr>
        <w:t>attributes</w:t>
      </w:r>
      <w:r w:rsidR="006A64D2" w:rsidRPr="00FD7E02">
        <w:rPr>
          <w:rFonts w:asciiTheme="majorBidi" w:hAnsiTheme="majorBidi" w:cstheme="majorBidi"/>
        </w:rPr>
        <w:t xml:space="preserve"> such that the feature locations matched up with their</w:t>
      </w:r>
      <w:r w:rsidR="00177A4B" w:rsidRPr="00FD7E02">
        <w:rPr>
          <w:rFonts w:asciiTheme="majorBidi" w:hAnsiTheme="majorBidi" w:cstheme="majorBidi"/>
        </w:rPr>
        <w:t xml:space="preserve"> respective</w:t>
      </w:r>
      <w:r w:rsidR="006A64D2" w:rsidRPr="00FD7E02">
        <w:rPr>
          <w:rFonts w:asciiTheme="majorBidi" w:hAnsiTheme="majorBidi" w:cstheme="majorBidi"/>
        </w:rPr>
        <w:t xml:space="preserve"> descriptions. </w:t>
      </w:r>
      <w:r w:rsidR="00114805" w:rsidRPr="00FD7E02">
        <w:rPr>
          <w:rFonts w:asciiTheme="majorBidi" w:hAnsiTheme="majorBidi" w:cstheme="majorBidi"/>
        </w:rPr>
        <w:t xml:space="preserve">The </w:t>
      </w:r>
      <w:r w:rsidR="00D3397B" w:rsidRPr="00FD7E02">
        <w:rPr>
          <w:rFonts w:asciiTheme="majorBidi" w:hAnsiTheme="majorBidi" w:cstheme="majorBidi"/>
        </w:rPr>
        <w:t>buffers were then clipped, or eras</w:t>
      </w:r>
      <w:r w:rsidR="00335470" w:rsidRPr="00FD7E02">
        <w:rPr>
          <w:rFonts w:asciiTheme="majorBidi" w:hAnsiTheme="majorBidi" w:cstheme="majorBidi"/>
        </w:rPr>
        <w:t>ed, from the extent of building footprints</w:t>
      </w:r>
      <w:r w:rsidR="00DA3FB1" w:rsidRPr="00FD7E02">
        <w:rPr>
          <w:rFonts w:asciiTheme="majorBidi" w:hAnsiTheme="majorBidi" w:cstheme="majorBidi"/>
        </w:rPr>
        <w:t xml:space="preserve"> to represent </w:t>
      </w:r>
      <w:r w:rsidR="00335470" w:rsidRPr="00FD7E02">
        <w:rPr>
          <w:rFonts w:asciiTheme="majorBidi" w:hAnsiTheme="majorBidi" w:cstheme="majorBidi"/>
        </w:rPr>
        <w:t xml:space="preserve">any </w:t>
      </w:r>
      <w:r w:rsidR="00DA3FB1" w:rsidRPr="00FD7E02">
        <w:rPr>
          <w:rFonts w:asciiTheme="majorBidi" w:hAnsiTheme="majorBidi" w:cstheme="majorBidi"/>
        </w:rPr>
        <w:t>partial spotlights</w:t>
      </w:r>
      <w:r w:rsidR="00D3397B" w:rsidRPr="00FD7E02">
        <w:rPr>
          <w:rFonts w:asciiTheme="majorBidi" w:hAnsiTheme="majorBidi" w:cstheme="majorBidi"/>
        </w:rPr>
        <w:t>.</w:t>
      </w:r>
      <w:r w:rsidR="00DA3FB1" w:rsidRPr="00FD7E02">
        <w:rPr>
          <w:rFonts w:asciiTheme="majorBidi" w:hAnsiTheme="majorBidi" w:cstheme="majorBidi"/>
        </w:rPr>
        <w:t xml:space="preserve"> </w:t>
      </w:r>
      <w:r w:rsidR="009A609F" w:rsidRPr="00FD7E02">
        <w:rPr>
          <w:rFonts w:asciiTheme="majorBidi" w:hAnsiTheme="majorBidi" w:cstheme="majorBidi"/>
        </w:rPr>
        <w:t xml:space="preserve">The </w:t>
      </w:r>
      <w:r w:rsidR="00335470" w:rsidRPr="00FD7E02">
        <w:rPr>
          <w:rFonts w:asciiTheme="majorBidi" w:hAnsiTheme="majorBidi" w:cstheme="majorBidi"/>
        </w:rPr>
        <w:t>amount</w:t>
      </w:r>
      <w:r w:rsidR="009A609F" w:rsidRPr="00FD7E02">
        <w:rPr>
          <w:rFonts w:asciiTheme="majorBidi" w:hAnsiTheme="majorBidi" w:cstheme="majorBidi"/>
        </w:rPr>
        <w:t xml:space="preserve"> and total area of the resulting buffers for each district was </w:t>
      </w:r>
      <w:r w:rsidR="00335470" w:rsidRPr="00FD7E02">
        <w:rPr>
          <w:rFonts w:asciiTheme="majorBidi" w:hAnsiTheme="majorBidi" w:cstheme="majorBidi"/>
        </w:rPr>
        <w:t>grouped</w:t>
      </w:r>
      <w:r w:rsidR="009A609F" w:rsidRPr="00FD7E02">
        <w:rPr>
          <w:rFonts w:asciiTheme="majorBidi" w:hAnsiTheme="majorBidi" w:cstheme="majorBidi"/>
        </w:rPr>
        <w:t xml:space="preserve"> to represent the theoretical field of view (FOV), which assumes all surveillance cameras are fully operational. To select for those that were not operational or have low quality FOV, features were </w:t>
      </w:r>
      <w:r w:rsidR="00E570E5" w:rsidRPr="00FD7E02">
        <w:rPr>
          <w:rFonts w:asciiTheme="majorBidi" w:hAnsiTheme="majorBidi" w:cstheme="majorBidi"/>
        </w:rPr>
        <w:t>filtered</w:t>
      </w:r>
      <w:r w:rsidR="009A609F" w:rsidRPr="00FD7E02">
        <w:rPr>
          <w:rFonts w:asciiTheme="majorBidi" w:hAnsiTheme="majorBidi" w:cstheme="majorBidi"/>
        </w:rPr>
        <w:t xml:space="preserve"> for being largely oriented towards foliage, blocked by signs or scaffolding, or if the camera did not emit NIR and its </w:t>
      </w:r>
      <w:r w:rsidR="00E570E5" w:rsidRPr="00FD7E02">
        <w:rPr>
          <w:rFonts w:asciiTheme="majorBidi" w:hAnsiTheme="majorBidi" w:cstheme="majorBidi"/>
        </w:rPr>
        <w:t>hypothetical FOV</w:t>
      </w:r>
      <w:r w:rsidR="009A609F" w:rsidRPr="00FD7E02">
        <w:rPr>
          <w:rFonts w:asciiTheme="majorBidi" w:hAnsiTheme="majorBidi" w:cstheme="majorBidi"/>
        </w:rPr>
        <w:t xml:space="preserve"> area was not lit. </w:t>
      </w:r>
      <w:r w:rsidR="004113F5" w:rsidRPr="00FD7E02">
        <w:rPr>
          <w:rFonts w:asciiTheme="majorBidi" w:hAnsiTheme="majorBidi" w:cstheme="majorBidi"/>
        </w:rPr>
        <w:t>The number and total area of filtered fea</w:t>
      </w:r>
      <w:r w:rsidR="00051AF5" w:rsidRPr="00FD7E02">
        <w:rPr>
          <w:rFonts w:asciiTheme="majorBidi" w:hAnsiTheme="majorBidi" w:cstheme="majorBidi"/>
        </w:rPr>
        <w:t xml:space="preserve">tures with low quality FOV </w:t>
      </w:r>
      <w:r w:rsidR="0003385B" w:rsidRPr="00FD7E02">
        <w:rPr>
          <w:rFonts w:asciiTheme="majorBidi" w:hAnsiTheme="majorBidi" w:cstheme="majorBidi"/>
        </w:rPr>
        <w:t>were</w:t>
      </w:r>
      <w:r w:rsidR="004113F5" w:rsidRPr="00FD7E02">
        <w:rPr>
          <w:rFonts w:asciiTheme="majorBidi" w:hAnsiTheme="majorBidi" w:cstheme="majorBidi"/>
        </w:rPr>
        <w:t xml:space="preserve"> </w:t>
      </w:r>
      <w:r w:rsidR="001E5EC3" w:rsidRPr="00FD7E02">
        <w:rPr>
          <w:rFonts w:asciiTheme="majorBidi" w:hAnsiTheme="majorBidi" w:cstheme="majorBidi"/>
        </w:rPr>
        <w:t xml:space="preserve">then </w:t>
      </w:r>
      <w:r w:rsidR="00A9565F" w:rsidRPr="00FD7E02">
        <w:rPr>
          <w:rFonts w:asciiTheme="majorBidi" w:hAnsiTheme="majorBidi" w:cstheme="majorBidi"/>
        </w:rPr>
        <w:t>calculated.</w:t>
      </w:r>
      <w:r w:rsidR="00335470" w:rsidRPr="00FD7E02">
        <w:rPr>
          <w:rFonts w:asciiTheme="majorBidi" w:hAnsiTheme="majorBidi" w:cstheme="majorBidi"/>
        </w:rPr>
        <w:t xml:space="preserve"> </w:t>
      </w:r>
      <w:r w:rsidR="00A9565F" w:rsidRPr="00FD7E02">
        <w:rPr>
          <w:rFonts w:asciiTheme="majorBidi" w:hAnsiTheme="majorBidi" w:cstheme="majorBidi"/>
        </w:rPr>
        <w:t xml:space="preserve">Finally, </w:t>
      </w:r>
      <w:r w:rsidR="001E5EC3" w:rsidRPr="00FD7E02">
        <w:rPr>
          <w:rFonts w:asciiTheme="majorBidi" w:hAnsiTheme="majorBidi" w:cstheme="majorBidi"/>
        </w:rPr>
        <w:t>a percentage of surveillance cameras not working</w:t>
      </w:r>
      <w:del w:id="105" w:author="Shipeng Sun" w:date="2018-07-27T00:12:00Z">
        <w:r w:rsidR="00A14942" w:rsidRPr="00FD7E02" w:rsidDel="00E758FF">
          <w:rPr>
            <w:rFonts w:asciiTheme="majorBidi" w:hAnsiTheme="majorBidi" w:cstheme="majorBidi"/>
          </w:rPr>
          <w:delText>,</w:delText>
        </w:r>
      </w:del>
      <w:r w:rsidR="00335470" w:rsidRPr="00FD7E02">
        <w:rPr>
          <w:rFonts w:asciiTheme="majorBidi" w:hAnsiTheme="majorBidi" w:cstheme="majorBidi"/>
        </w:rPr>
        <w:t xml:space="preserve"> as well as </w:t>
      </w:r>
      <w:r w:rsidR="00E304C8" w:rsidRPr="00FD7E02">
        <w:rPr>
          <w:rFonts w:asciiTheme="majorBidi" w:hAnsiTheme="majorBidi" w:cstheme="majorBidi"/>
        </w:rPr>
        <w:t>the</w:t>
      </w:r>
      <w:r w:rsidR="001E5EC3" w:rsidRPr="00FD7E02">
        <w:rPr>
          <w:rFonts w:asciiTheme="majorBidi" w:hAnsiTheme="majorBidi" w:cstheme="majorBidi"/>
        </w:rPr>
        <w:t xml:space="preserve"> actual </w:t>
      </w:r>
      <w:r w:rsidR="00E304C8" w:rsidRPr="00FD7E02">
        <w:rPr>
          <w:rFonts w:asciiTheme="majorBidi" w:hAnsiTheme="majorBidi" w:cstheme="majorBidi"/>
        </w:rPr>
        <w:t xml:space="preserve">area with good FOV </w:t>
      </w:r>
      <w:r w:rsidR="001E5EC3" w:rsidRPr="00FD7E02">
        <w:rPr>
          <w:rFonts w:asciiTheme="majorBidi" w:hAnsiTheme="majorBidi" w:cstheme="majorBidi"/>
        </w:rPr>
        <w:t xml:space="preserve">was derived for each </w:t>
      </w:r>
      <w:r w:rsidR="00E304C8" w:rsidRPr="00FD7E02">
        <w:rPr>
          <w:rFonts w:asciiTheme="majorBidi" w:hAnsiTheme="majorBidi" w:cstheme="majorBidi"/>
        </w:rPr>
        <w:t>zone</w:t>
      </w:r>
      <w:r w:rsidR="00AF2C87" w:rsidRPr="00FD7E02">
        <w:rPr>
          <w:rFonts w:asciiTheme="majorBidi" w:hAnsiTheme="majorBidi" w:cstheme="majorBidi"/>
        </w:rPr>
        <w:t xml:space="preserve">, neighborhood, </w:t>
      </w:r>
      <w:r w:rsidR="00F2126A" w:rsidRPr="00FD7E02">
        <w:rPr>
          <w:rFonts w:asciiTheme="majorBidi" w:hAnsiTheme="majorBidi" w:cstheme="majorBidi"/>
        </w:rPr>
        <w:t>and overall</w:t>
      </w:r>
      <w:r w:rsidR="001E5EC3" w:rsidRPr="00FD7E02">
        <w:rPr>
          <w:rFonts w:asciiTheme="majorBidi" w:hAnsiTheme="majorBidi" w:cstheme="majorBidi"/>
        </w:rPr>
        <w:t xml:space="preserve">. </w:t>
      </w:r>
    </w:p>
    <w:p w14:paraId="3251552F" w14:textId="753DB115" w:rsidR="00F2126A" w:rsidRPr="00FD7E02" w:rsidRDefault="00F2126A" w:rsidP="00D008F7">
      <w:pPr>
        <w:spacing w:before="120" w:after="120" w:line="480" w:lineRule="auto"/>
        <w:outlineLvl w:val="0"/>
        <w:rPr>
          <w:rFonts w:asciiTheme="majorBidi" w:hAnsiTheme="majorBidi" w:cstheme="majorBidi"/>
        </w:rPr>
      </w:pPr>
      <w:r w:rsidRPr="00FD7E02">
        <w:rPr>
          <w:rFonts w:asciiTheme="majorBidi" w:hAnsiTheme="majorBidi" w:cstheme="majorBidi"/>
          <w:b/>
          <w:bCs/>
        </w:rPr>
        <w:t>Results</w:t>
      </w:r>
    </w:p>
    <w:p w14:paraId="0688DB59" w14:textId="4B53A672" w:rsidR="005100BF" w:rsidRPr="00FD7E02" w:rsidDel="001E3AB0" w:rsidRDefault="006D33D4" w:rsidP="00684814">
      <w:pPr>
        <w:spacing w:line="480" w:lineRule="auto"/>
        <w:outlineLvl w:val="0"/>
        <w:rPr>
          <w:del w:id="106" w:author="Nada Elgamal" w:date="2018-07-29T22:48:00Z"/>
          <w:rFonts w:asciiTheme="majorBidi" w:hAnsiTheme="majorBidi" w:cstheme="majorBidi"/>
        </w:rPr>
      </w:pPr>
      <w:r w:rsidRPr="00FD7E02">
        <w:rPr>
          <w:rFonts w:asciiTheme="majorBidi" w:hAnsiTheme="majorBidi" w:cstheme="majorBidi"/>
        </w:rPr>
        <w:t>On average</w:t>
      </w:r>
      <w:r w:rsidR="000773BF" w:rsidRPr="00FD7E02">
        <w:rPr>
          <w:rFonts w:asciiTheme="majorBidi" w:hAnsiTheme="majorBidi" w:cstheme="majorBidi"/>
        </w:rPr>
        <w:t>, and in individual neighborhoods</w:t>
      </w:r>
      <w:r w:rsidRPr="00FD7E02">
        <w:rPr>
          <w:rFonts w:asciiTheme="majorBidi" w:hAnsiTheme="majorBidi" w:cstheme="majorBidi"/>
        </w:rPr>
        <w:t>, the actual FOV</w:t>
      </w:r>
      <w:r w:rsidR="00A35D51" w:rsidRPr="00FD7E02">
        <w:rPr>
          <w:rFonts w:asciiTheme="majorBidi" w:hAnsiTheme="majorBidi" w:cstheme="majorBidi"/>
        </w:rPr>
        <w:t xml:space="preserve"> coverage</w:t>
      </w:r>
      <w:r w:rsidRPr="00FD7E02">
        <w:rPr>
          <w:rFonts w:asciiTheme="majorBidi" w:hAnsiTheme="majorBidi" w:cstheme="majorBidi"/>
        </w:rPr>
        <w:t xml:space="preserve"> was </w:t>
      </w:r>
      <w:r w:rsidR="000773BF" w:rsidRPr="00FD7E02">
        <w:rPr>
          <w:rFonts w:asciiTheme="majorBidi" w:hAnsiTheme="majorBidi" w:cstheme="majorBidi"/>
        </w:rPr>
        <w:t xml:space="preserve">about </w:t>
      </w:r>
      <w:r w:rsidRPr="00FD7E02">
        <w:rPr>
          <w:rFonts w:asciiTheme="majorBidi" w:hAnsiTheme="majorBidi" w:cstheme="majorBidi"/>
        </w:rPr>
        <w:t xml:space="preserve">70% of the </w:t>
      </w:r>
      <w:r w:rsidR="00E304C8" w:rsidRPr="00FD7E02">
        <w:rPr>
          <w:rFonts w:asciiTheme="majorBidi" w:hAnsiTheme="majorBidi" w:cstheme="majorBidi"/>
        </w:rPr>
        <w:t>assumed or theoretical FOV area.</w:t>
      </w:r>
      <w:r w:rsidRPr="00FD7E02">
        <w:rPr>
          <w:rFonts w:asciiTheme="majorBidi" w:hAnsiTheme="majorBidi" w:cstheme="majorBidi"/>
        </w:rPr>
        <w:t xml:space="preserve"> </w:t>
      </w:r>
      <w:r w:rsidR="001310E1" w:rsidRPr="00FD7E02">
        <w:rPr>
          <w:rFonts w:asciiTheme="majorBidi" w:hAnsiTheme="majorBidi" w:cstheme="majorBidi"/>
        </w:rPr>
        <w:t>In each neighborhood, the commercial districts seem</w:t>
      </w:r>
      <w:r w:rsidR="00A35D51" w:rsidRPr="00FD7E02">
        <w:rPr>
          <w:rFonts w:asciiTheme="majorBidi" w:hAnsiTheme="majorBidi" w:cstheme="majorBidi"/>
        </w:rPr>
        <w:t>ed</w:t>
      </w:r>
      <w:r w:rsidR="001310E1" w:rsidRPr="00FD7E02">
        <w:rPr>
          <w:rFonts w:asciiTheme="majorBidi" w:hAnsiTheme="majorBidi" w:cstheme="majorBidi"/>
        </w:rPr>
        <w:t xml:space="preserve"> to have the</w:t>
      </w:r>
      <w:r w:rsidR="00A35D51" w:rsidRPr="00FD7E02">
        <w:rPr>
          <w:rFonts w:asciiTheme="majorBidi" w:hAnsiTheme="majorBidi" w:cstheme="majorBidi"/>
        </w:rPr>
        <w:t xml:space="preserve"> highest proportions of non-operational or low quality cameras</w:t>
      </w:r>
      <w:r w:rsidR="009124DF" w:rsidRPr="00FD7E02">
        <w:rPr>
          <w:rFonts w:asciiTheme="majorBidi" w:hAnsiTheme="majorBidi" w:cstheme="majorBidi"/>
        </w:rPr>
        <w:t xml:space="preserve">, while </w:t>
      </w:r>
      <w:r w:rsidR="00B80754" w:rsidRPr="00FD7E02">
        <w:rPr>
          <w:rFonts w:asciiTheme="majorBidi" w:hAnsiTheme="majorBidi" w:cstheme="majorBidi"/>
        </w:rPr>
        <w:t xml:space="preserve">the </w:t>
      </w:r>
      <w:r w:rsidR="009124DF" w:rsidRPr="00FD7E02">
        <w:rPr>
          <w:rFonts w:asciiTheme="majorBidi" w:hAnsiTheme="majorBidi" w:cstheme="majorBidi"/>
        </w:rPr>
        <w:t xml:space="preserve">manufacturing </w:t>
      </w:r>
      <w:r w:rsidR="005953B3" w:rsidRPr="00FD7E02">
        <w:rPr>
          <w:rFonts w:asciiTheme="majorBidi" w:hAnsiTheme="majorBidi" w:cstheme="majorBidi"/>
        </w:rPr>
        <w:t xml:space="preserve">and residential </w:t>
      </w:r>
      <w:r w:rsidR="009124DF" w:rsidRPr="00FD7E02">
        <w:rPr>
          <w:rFonts w:asciiTheme="majorBidi" w:hAnsiTheme="majorBidi" w:cstheme="majorBidi"/>
        </w:rPr>
        <w:t>districts were</w:t>
      </w:r>
      <w:r w:rsidR="005953B3" w:rsidRPr="00FD7E02">
        <w:rPr>
          <w:rFonts w:asciiTheme="majorBidi" w:hAnsiTheme="majorBidi" w:cstheme="majorBidi"/>
        </w:rPr>
        <w:t xml:space="preserve"> largely</w:t>
      </w:r>
      <w:r w:rsidR="009124DF" w:rsidRPr="00FD7E02">
        <w:rPr>
          <w:rFonts w:asciiTheme="majorBidi" w:hAnsiTheme="majorBidi" w:cstheme="majorBidi"/>
        </w:rPr>
        <w:t xml:space="preserve"> consistent with </w:t>
      </w:r>
      <w:r w:rsidR="00B80754" w:rsidRPr="00FD7E02">
        <w:rPr>
          <w:rFonts w:asciiTheme="majorBidi" w:hAnsiTheme="majorBidi" w:cstheme="majorBidi"/>
        </w:rPr>
        <w:t xml:space="preserve">each other and </w:t>
      </w:r>
      <w:r w:rsidR="009124DF" w:rsidRPr="00FD7E02">
        <w:rPr>
          <w:rFonts w:asciiTheme="majorBidi" w:hAnsiTheme="majorBidi" w:cstheme="majorBidi"/>
        </w:rPr>
        <w:t xml:space="preserve">the overall </w:t>
      </w:r>
      <w:r w:rsidR="00B80754" w:rsidRPr="00FD7E02">
        <w:rPr>
          <w:rFonts w:asciiTheme="majorBidi" w:hAnsiTheme="majorBidi" w:cstheme="majorBidi"/>
        </w:rPr>
        <w:t>average</w:t>
      </w:r>
      <w:r w:rsidR="00A35D51" w:rsidRPr="00FD7E02">
        <w:rPr>
          <w:rFonts w:asciiTheme="majorBidi" w:hAnsiTheme="majorBidi" w:cstheme="majorBidi"/>
        </w:rPr>
        <w:t xml:space="preserve"> (Table </w:t>
      </w:r>
      <w:r w:rsidR="00743006" w:rsidRPr="00FF40C5">
        <w:rPr>
          <w:rFonts w:asciiTheme="majorBidi" w:hAnsiTheme="majorBidi" w:cstheme="majorBidi"/>
        </w:rPr>
        <w:t>1</w:t>
      </w:r>
      <w:r w:rsidR="00A35D51" w:rsidRPr="00FD7E02">
        <w:rPr>
          <w:rFonts w:asciiTheme="majorBidi" w:hAnsiTheme="majorBidi" w:cstheme="majorBidi"/>
        </w:rPr>
        <w:t>)</w:t>
      </w:r>
      <w:r w:rsidR="009124DF" w:rsidRPr="00FD7E02">
        <w:rPr>
          <w:rFonts w:asciiTheme="majorBidi" w:hAnsiTheme="majorBidi" w:cstheme="majorBidi"/>
        </w:rPr>
        <w:t xml:space="preserve">. </w:t>
      </w:r>
    </w:p>
    <w:p w14:paraId="03F5EB98" w14:textId="77777777" w:rsidR="00D64D9F" w:rsidRPr="00FD7E02" w:rsidRDefault="00D64D9F">
      <w:pPr>
        <w:spacing w:line="480" w:lineRule="auto"/>
        <w:outlineLvl w:val="0"/>
        <w:rPr>
          <w:ins w:id="107" w:author="Nada Elgamal" w:date="2018-07-29T18:44:00Z"/>
          <w:rFonts w:asciiTheme="majorBidi" w:hAnsiTheme="majorBidi" w:cstheme="majorBidi"/>
        </w:rPr>
        <w:pPrChange w:id="108" w:author="Nada Elgamal" w:date="2018-07-29T22:48:00Z">
          <w:pPr>
            <w:spacing w:line="480" w:lineRule="auto"/>
          </w:pPr>
        </w:pPrChange>
      </w:pPr>
    </w:p>
    <w:p w14:paraId="045E999A" w14:textId="18FBCBF2" w:rsidR="00D64D9F" w:rsidRPr="00FD7E02" w:rsidRDefault="00684814">
      <w:pPr>
        <w:spacing w:line="480" w:lineRule="auto"/>
        <w:ind w:firstLine="720"/>
        <w:rPr>
          <w:rFonts w:asciiTheme="majorBidi" w:hAnsiTheme="majorBidi" w:cstheme="majorBidi"/>
        </w:rPr>
        <w:pPrChange w:id="109" w:author="Nada Elgamal" w:date="2018-07-29T22:48:00Z">
          <w:pPr>
            <w:spacing w:line="480" w:lineRule="auto"/>
          </w:pPr>
        </w:pPrChange>
      </w:pPr>
      <w:r w:rsidRPr="00FD7E02">
        <w:rPr>
          <w:rFonts w:asciiTheme="majorBidi" w:hAnsiTheme="majorBidi" w:cstheme="majorBidi"/>
        </w:rPr>
        <w:t xml:space="preserve">Maps created for each area reflect </w:t>
      </w:r>
      <w:del w:id="110" w:author="Nada Elgamal" w:date="2018-07-29T18:45:00Z">
        <w:r w:rsidRPr="00FD7E02" w:rsidDel="00D64D9F">
          <w:rPr>
            <w:rFonts w:asciiTheme="majorBidi" w:hAnsiTheme="majorBidi" w:cstheme="majorBidi"/>
          </w:rPr>
          <w:delText xml:space="preserve">their </w:delText>
        </w:r>
      </w:del>
      <w:ins w:id="111" w:author="Nada Elgamal" w:date="2018-07-29T18:45:00Z">
        <w:r w:rsidR="00D64D9F" w:rsidRPr="00FD7E02">
          <w:rPr>
            <w:rFonts w:asciiTheme="majorBidi" w:hAnsiTheme="majorBidi" w:cstheme="majorBidi"/>
          </w:rPr>
          <w:t>the different qualities of FOV</w:t>
        </w:r>
      </w:ins>
      <w:ins w:id="112" w:author="Nada Elgamal" w:date="2018-07-29T22:06:00Z">
        <w:r w:rsidR="005421F9" w:rsidRPr="00FD7E02">
          <w:rPr>
            <w:rFonts w:asciiTheme="majorBidi" w:hAnsiTheme="majorBidi" w:cstheme="majorBidi"/>
          </w:rPr>
          <w:t xml:space="preserve">s and their </w:t>
        </w:r>
      </w:ins>
      <w:r w:rsidRPr="00FD7E02">
        <w:rPr>
          <w:rFonts w:asciiTheme="majorBidi" w:hAnsiTheme="majorBidi" w:cstheme="majorBidi"/>
        </w:rPr>
        <w:t>distributions amongst the buildings</w:t>
      </w:r>
      <w:r w:rsidR="0003385B" w:rsidRPr="00FD7E02">
        <w:rPr>
          <w:rFonts w:asciiTheme="majorBidi" w:hAnsiTheme="majorBidi" w:cstheme="majorBidi"/>
        </w:rPr>
        <w:t xml:space="preserve"> surveyed</w:t>
      </w:r>
      <w:r w:rsidRPr="00FD7E02">
        <w:rPr>
          <w:rFonts w:asciiTheme="majorBidi" w:hAnsiTheme="majorBidi" w:cstheme="majorBidi"/>
        </w:rPr>
        <w:t xml:space="preserve"> within the different districts (Figure</w:t>
      </w:r>
      <w:ins w:id="113" w:author="Nada Elgamal" w:date="2018-07-29T18:44:00Z">
        <w:r w:rsidR="00D64D9F" w:rsidRPr="00FF40C5">
          <w:rPr>
            <w:rFonts w:asciiTheme="majorBidi" w:hAnsiTheme="majorBidi" w:cstheme="majorBidi"/>
          </w:rPr>
          <w:t xml:space="preserve"> 2</w:t>
        </w:r>
      </w:ins>
      <w:ins w:id="114" w:author="Nada Elgamal" w:date="2018-07-29T22:15:00Z">
        <w:r w:rsidR="00996DCB" w:rsidRPr="00FD7E02">
          <w:rPr>
            <w:rFonts w:asciiTheme="majorBidi" w:hAnsiTheme="majorBidi" w:cstheme="majorBidi"/>
          </w:rPr>
          <w:t>)</w:t>
        </w:r>
      </w:ins>
      <w:ins w:id="115" w:author="Nada Elgamal" w:date="2018-07-29T22:07:00Z">
        <w:r w:rsidR="005421F9" w:rsidRPr="00FD7E02">
          <w:rPr>
            <w:rFonts w:asciiTheme="majorBidi" w:hAnsiTheme="majorBidi" w:cstheme="majorBidi"/>
          </w:rPr>
          <w:t xml:space="preserve">. </w:t>
        </w:r>
      </w:ins>
      <w:ins w:id="116" w:author="Nada Elgamal" w:date="2018-07-29T22:13:00Z">
        <w:r w:rsidR="00996DCB" w:rsidRPr="00FD7E02">
          <w:rPr>
            <w:rFonts w:asciiTheme="majorBidi" w:hAnsiTheme="majorBidi" w:cstheme="majorBidi"/>
          </w:rPr>
          <w:t>Certain</w:t>
        </w:r>
      </w:ins>
      <w:ins w:id="117" w:author="Nada Elgamal" w:date="2018-07-29T22:11:00Z">
        <w:r w:rsidR="00996DCB" w:rsidRPr="00FD7E02">
          <w:rPr>
            <w:rFonts w:asciiTheme="majorBidi" w:hAnsiTheme="majorBidi" w:cstheme="majorBidi"/>
          </w:rPr>
          <w:t xml:space="preserve"> </w:t>
        </w:r>
      </w:ins>
      <w:ins w:id="118" w:author="Nada Elgamal" w:date="2018-07-29T22:12:00Z">
        <w:r w:rsidR="00996DCB" w:rsidRPr="00FD7E02">
          <w:rPr>
            <w:rFonts w:asciiTheme="majorBidi" w:hAnsiTheme="majorBidi" w:cstheme="majorBidi"/>
          </w:rPr>
          <w:t xml:space="preserve">districts had </w:t>
        </w:r>
      </w:ins>
      <w:ins w:id="119" w:author="Nada Elgamal" w:date="2018-07-29T22:14:00Z">
        <w:r w:rsidR="00996DCB" w:rsidRPr="00FD7E02">
          <w:rPr>
            <w:rFonts w:asciiTheme="majorBidi" w:hAnsiTheme="majorBidi" w:cstheme="majorBidi"/>
          </w:rPr>
          <w:t xml:space="preserve">much </w:t>
        </w:r>
      </w:ins>
      <w:ins w:id="120" w:author="Nada Elgamal" w:date="2018-07-29T22:12:00Z">
        <w:r w:rsidR="00996DCB" w:rsidRPr="00FD7E02">
          <w:rPr>
            <w:rFonts w:asciiTheme="majorBidi" w:hAnsiTheme="majorBidi" w:cstheme="majorBidi"/>
          </w:rPr>
          <w:t>smaller areas in some neighborhoods</w:t>
        </w:r>
      </w:ins>
      <w:ins w:id="121" w:author="Nada Elgamal" w:date="2018-07-29T22:11:00Z">
        <w:r w:rsidR="00996DCB" w:rsidRPr="00FD7E02">
          <w:rPr>
            <w:rFonts w:asciiTheme="majorBidi" w:hAnsiTheme="majorBidi" w:cstheme="majorBidi"/>
          </w:rPr>
          <w:t>, such as Long Island City’s commercial district</w:t>
        </w:r>
      </w:ins>
      <w:ins w:id="122" w:author="Nada Elgamal" w:date="2018-07-29T22:14:00Z">
        <w:r w:rsidR="00996DCB" w:rsidRPr="00FD7E02">
          <w:rPr>
            <w:rFonts w:asciiTheme="majorBidi" w:hAnsiTheme="majorBidi" w:cstheme="majorBidi"/>
          </w:rPr>
          <w:t xml:space="preserve"> (Figure 3)</w:t>
        </w:r>
      </w:ins>
      <w:ins w:id="123" w:author="Nada Elgamal" w:date="2018-07-29T22:11:00Z">
        <w:r w:rsidR="00996DCB" w:rsidRPr="00FD7E02">
          <w:rPr>
            <w:rFonts w:asciiTheme="majorBidi" w:hAnsiTheme="majorBidi" w:cstheme="majorBidi"/>
          </w:rPr>
          <w:t xml:space="preserve">, </w:t>
        </w:r>
      </w:ins>
      <w:ins w:id="124" w:author="Nada Elgamal" w:date="2018-07-29T22:15:00Z">
        <w:r w:rsidR="00996DCB" w:rsidRPr="00FD7E02">
          <w:rPr>
            <w:rFonts w:asciiTheme="majorBidi" w:hAnsiTheme="majorBidi" w:cstheme="majorBidi"/>
          </w:rPr>
          <w:t>and Woodside’s manufacturing district</w:t>
        </w:r>
      </w:ins>
      <w:ins w:id="125" w:author="Nada Elgamal" w:date="2018-07-29T22:08:00Z">
        <w:r w:rsidR="00996DCB" w:rsidRPr="00FD7E02">
          <w:rPr>
            <w:rFonts w:asciiTheme="majorBidi" w:hAnsiTheme="majorBidi" w:cstheme="majorBidi"/>
          </w:rPr>
          <w:t xml:space="preserve"> </w:t>
        </w:r>
      </w:ins>
      <w:ins w:id="126" w:author="Nada Elgamal" w:date="2018-07-29T22:15:00Z">
        <w:r w:rsidR="00996DCB" w:rsidRPr="00FD7E02">
          <w:rPr>
            <w:rFonts w:asciiTheme="majorBidi" w:hAnsiTheme="majorBidi" w:cstheme="majorBidi"/>
          </w:rPr>
          <w:t>(Figure</w:t>
        </w:r>
        <w:r w:rsidR="00996DCB" w:rsidRPr="00FF40C5">
          <w:rPr>
            <w:rFonts w:asciiTheme="majorBidi" w:hAnsiTheme="majorBidi" w:cstheme="majorBidi"/>
          </w:rPr>
          <w:t xml:space="preserve"> 4</w:t>
        </w:r>
        <w:r w:rsidR="00996DCB" w:rsidRPr="00FD7E02">
          <w:rPr>
            <w:rFonts w:asciiTheme="majorBidi" w:hAnsiTheme="majorBidi" w:cstheme="majorBidi"/>
          </w:rPr>
          <w:t>)</w:t>
        </w:r>
      </w:ins>
      <w:ins w:id="127" w:author="Nada Elgamal" w:date="2018-07-29T22:17:00Z">
        <w:r w:rsidR="00845C93" w:rsidRPr="00FD7E02">
          <w:rPr>
            <w:rFonts w:asciiTheme="majorBidi" w:hAnsiTheme="majorBidi" w:cstheme="majorBidi"/>
          </w:rPr>
          <w:t xml:space="preserve"> This was not as much of a </w:t>
        </w:r>
        <w:r w:rsidR="00845C93" w:rsidRPr="00FD7E02">
          <w:rPr>
            <w:rFonts w:asciiTheme="majorBidi" w:hAnsiTheme="majorBidi" w:cstheme="majorBidi"/>
          </w:rPr>
          <w:lastRenderedPageBreak/>
          <w:t>limitation in Williamsburg, where none of the districts were small enough to be completely surveyed (Figure 5)</w:t>
        </w:r>
      </w:ins>
      <w:del w:id="128" w:author="Nada Elgamal" w:date="2018-07-29T18:44:00Z">
        <w:r w:rsidRPr="00FF40C5" w:rsidDel="00D64D9F">
          <w:rPr>
            <w:rFonts w:asciiTheme="majorBidi" w:hAnsiTheme="majorBidi" w:cstheme="majorBidi"/>
          </w:rPr>
          <w:delText>s 1-4</w:delText>
        </w:r>
        <w:r w:rsidRPr="00FD7E02" w:rsidDel="00D64D9F">
          <w:rPr>
            <w:rFonts w:asciiTheme="majorBidi" w:hAnsiTheme="majorBidi" w:cstheme="majorBidi"/>
          </w:rPr>
          <w:delText>)</w:delText>
        </w:r>
      </w:del>
      <w:r w:rsidRPr="00FD7E02">
        <w:rPr>
          <w:rFonts w:asciiTheme="majorBidi" w:hAnsiTheme="majorBidi" w:cstheme="majorBidi"/>
        </w:rPr>
        <w:t xml:space="preserve">. </w:t>
      </w:r>
    </w:p>
    <w:p w14:paraId="5D947825" w14:textId="3003F2B5" w:rsidR="00A83111" w:rsidRPr="00FD7E02" w:rsidRDefault="00A83111">
      <w:pPr>
        <w:rPr>
          <w:rFonts w:asciiTheme="majorBidi" w:hAnsiTheme="majorBidi" w:cstheme="majorBidi"/>
        </w:rPr>
      </w:pPr>
    </w:p>
    <w:p w14:paraId="04D54981" w14:textId="77777777" w:rsidR="001438EA" w:rsidRPr="00FD7E02" w:rsidRDefault="001438EA">
      <w:pPr>
        <w:rPr>
          <w:rFonts w:asciiTheme="majorBidi" w:hAnsiTheme="majorBidi" w:cstheme="majorBidi"/>
        </w:rPr>
      </w:pPr>
    </w:p>
    <w:p w14:paraId="2282E000" w14:textId="77777777" w:rsidR="00CC7BDD" w:rsidRPr="00FD7E02" w:rsidRDefault="00CC7BDD">
      <w:pPr>
        <w:rPr>
          <w:rFonts w:asciiTheme="majorBidi" w:hAnsiTheme="majorBidi" w:cstheme="majorBidi"/>
          <w:i/>
          <w:iCs/>
          <w:sz w:val="22"/>
          <w:szCs w:val="22"/>
        </w:rPr>
      </w:pPr>
    </w:p>
    <w:p w14:paraId="1E2CBDE3" w14:textId="7A77B62B" w:rsidR="00A83111" w:rsidRPr="00FD7E02" w:rsidRDefault="00A83111" w:rsidP="00A83111">
      <w:pPr>
        <w:spacing w:line="480" w:lineRule="auto"/>
        <w:rPr>
          <w:ins w:id="129" w:author="Nada Elgamal" w:date="2018-07-29T18:46:00Z"/>
          <w:rFonts w:asciiTheme="majorBidi" w:hAnsiTheme="majorBidi" w:cstheme="majorBidi"/>
        </w:rPr>
      </w:pPr>
      <w:r w:rsidRPr="00FD7E02">
        <w:rPr>
          <w:rFonts w:asciiTheme="majorBidi" w:hAnsiTheme="majorBidi" w:cstheme="majorBidi"/>
          <w:i/>
          <w:iCs/>
          <w:sz w:val="22"/>
          <w:szCs w:val="22"/>
        </w:rPr>
        <w:t>Table 1.</w:t>
      </w:r>
      <w:r w:rsidRPr="00FD7E02">
        <w:rPr>
          <w:rFonts w:asciiTheme="majorBidi" w:hAnsiTheme="majorBidi" w:cstheme="majorBidi"/>
          <w:sz w:val="22"/>
          <w:szCs w:val="22"/>
        </w:rPr>
        <w:t xml:space="preserve"> Assumed and actual nighttime coverage area of cameras by neighborhood and district.</w:t>
      </w:r>
    </w:p>
    <w:tbl>
      <w:tblPr>
        <w:tblStyle w:val="TableGrid"/>
        <w:tblW w:w="953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03"/>
        <w:gridCol w:w="1643"/>
        <w:gridCol w:w="966"/>
        <w:gridCol w:w="1188"/>
        <w:gridCol w:w="985"/>
        <w:gridCol w:w="1260"/>
        <w:gridCol w:w="1890"/>
      </w:tblGrid>
      <w:tr w:rsidR="00A83111" w:rsidRPr="00FD7E02" w14:paraId="34DF77F9" w14:textId="77777777" w:rsidTr="00140E6E">
        <w:trPr>
          <w:trHeight w:val="674"/>
        </w:trPr>
        <w:tc>
          <w:tcPr>
            <w:tcW w:w="1603" w:type="dxa"/>
            <w:vMerge w:val="restart"/>
            <w:shd w:val="pct10" w:color="auto" w:fill="auto"/>
          </w:tcPr>
          <w:p w14:paraId="00FA49CA" w14:textId="77777777" w:rsidR="00A83111" w:rsidRPr="00FD7E02" w:rsidRDefault="00A83111" w:rsidP="00140E6E">
            <w:pPr>
              <w:spacing w:line="360" w:lineRule="auto"/>
              <w:jc w:val="center"/>
              <w:outlineLvl w:val="0"/>
              <w:rPr>
                <w:rFonts w:asciiTheme="majorBidi" w:hAnsiTheme="majorBidi" w:cstheme="majorBidi"/>
                <w:u w:val="single"/>
              </w:rPr>
            </w:pPr>
            <w:r w:rsidRPr="00FD7E02">
              <w:rPr>
                <w:rFonts w:asciiTheme="majorBidi" w:hAnsiTheme="majorBidi" w:cstheme="majorBidi"/>
                <w:u w:val="single"/>
              </w:rPr>
              <w:t>Neighborhood</w:t>
            </w:r>
          </w:p>
        </w:tc>
        <w:tc>
          <w:tcPr>
            <w:tcW w:w="1643" w:type="dxa"/>
            <w:vMerge w:val="restart"/>
            <w:shd w:val="pct10" w:color="auto" w:fill="auto"/>
          </w:tcPr>
          <w:p w14:paraId="1CED6B0E" w14:textId="77777777" w:rsidR="00A83111" w:rsidRPr="00FD7E02" w:rsidRDefault="00A83111" w:rsidP="00140E6E">
            <w:pPr>
              <w:spacing w:line="360" w:lineRule="auto"/>
              <w:jc w:val="center"/>
              <w:outlineLvl w:val="0"/>
              <w:rPr>
                <w:rFonts w:asciiTheme="majorBidi" w:hAnsiTheme="majorBidi" w:cstheme="majorBidi"/>
                <w:u w:val="single"/>
              </w:rPr>
            </w:pPr>
            <w:r w:rsidRPr="00FD7E02">
              <w:rPr>
                <w:rFonts w:asciiTheme="majorBidi" w:hAnsiTheme="majorBidi" w:cstheme="majorBidi"/>
                <w:u w:val="single"/>
              </w:rPr>
              <w:t>District type</w:t>
            </w:r>
          </w:p>
        </w:tc>
        <w:tc>
          <w:tcPr>
            <w:tcW w:w="2154" w:type="dxa"/>
            <w:gridSpan w:val="2"/>
            <w:shd w:val="pct10" w:color="auto" w:fill="auto"/>
          </w:tcPr>
          <w:p w14:paraId="5B30B30E" w14:textId="77777777" w:rsidR="00A83111" w:rsidRPr="00FD7E02" w:rsidRDefault="00A83111" w:rsidP="00140E6E">
            <w:pPr>
              <w:spacing w:line="360" w:lineRule="auto"/>
              <w:jc w:val="center"/>
              <w:outlineLvl w:val="0"/>
              <w:rPr>
                <w:rFonts w:asciiTheme="majorBidi" w:hAnsiTheme="majorBidi" w:cstheme="majorBidi"/>
                <w:u w:val="single"/>
              </w:rPr>
            </w:pPr>
            <w:r w:rsidRPr="00FD7E02">
              <w:rPr>
                <w:rFonts w:asciiTheme="majorBidi" w:hAnsiTheme="majorBidi" w:cstheme="majorBidi"/>
                <w:u w:val="single"/>
              </w:rPr>
              <w:t>All cameras</w:t>
            </w:r>
          </w:p>
        </w:tc>
        <w:tc>
          <w:tcPr>
            <w:tcW w:w="2245" w:type="dxa"/>
            <w:gridSpan w:val="2"/>
            <w:shd w:val="pct10" w:color="auto" w:fill="auto"/>
          </w:tcPr>
          <w:p w14:paraId="7652038D" w14:textId="77777777" w:rsidR="00A83111" w:rsidRPr="00FD7E02" w:rsidRDefault="00A83111" w:rsidP="00140E6E">
            <w:pPr>
              <w:spacing w:line="360" w:lineRule="auto"/>
              <w:jc w:val="center"/>
              <w:outlineLvl w:val="0"/>
              <w:rPr>
                <w:rFonts w:asciiTheme="majorBidi" w:hAnsiTheme="majorBidi" w:cstheme="majorBidi"/>
                <w:u w:val="single"/>
              </w:rPr>
            </w:pPr>
            <w:r w:rsidRPr="00FD7E02">
              <w:rPr>
                <w:rFonts w:asciiTheme="majorBidi" w:hAnsiTheme="majorBidi" w:cstheme="majorBidi"/>
                <w:u w:val="single"/>
              </w:rPr>
              <w:t>Low quality cameras</w:t>
            </w:r>
          </w:p>
        </w:tc>
        <w:tc>
          <w:tcPr>
            <w:tcW w:w="1890" w:type="dxa"/>
            <w:vMerge w:val="restart"/>
            <w:shd w:val="pct10" w:color="auto" w:fill="auto"/>
          </w:tcPr>
          <w:p w14:paraId="435F2A1D" w14:textId="77777777" w:rsidR="00A83111" w:rsidRPr="00FD7E02" w:rsidRDefault="00A83111" w:rsidP="00140E6E">
            <w:pPr>
              <w:spacing w:line="360" w:lineRule="auto"/>
              <w:jc w:val="center"/>
              <w:outlineLvl w:val="0"/>
              <w:rPr>
                <w:rFonts w:asciiTheme="majorBidi" w:hAnsiTheme="majorBidi" w:cstheme="majorBidi"/>
                <w:u w:val="single"/>
              </w:rPr>
            </w:pPr>
            <w:r w:rsidRPr="00FD7E02">
              <w:rPr>
                <w:rFonts w:asciiTheme="majorBidi" w:hAnsiTheme="majorBidi" w:cstheme="majorBidi"/>
                <w:u w:val="single"/>
              </w:rPr>
              <w:t xml:space="preserve">Percentage good quality area coverage </w:t>
            </w:r>
          </w:p>
        </w:tc>
      </w:tr>
      <w:tr w:rsidR="00A83111" w:rsidRPr="00FD7E02" w14:paraId="27F54E14" w14:textId="77777777" w:rsidTr="00140E6E">
        <w:tc>
          <w:tcPr>
            <w:tcW w:w="1603" w:type="dxa"/>
            <w:vMerge/>
            <w:tcBorders>
              <w:bottom w:val="single" w:sz="4" w:space="0" w:color="auto"/>
            </w:tcBorders>
            <w:shd w:val="pct10" w:color="auto" w:fill="auto"/>
          </w:tcPr>
          <w:p w14:paraId="7C0A5256" w14:textId="77777777" w:rsidR="00A83111" w:rsidRPr="00FD7E02" w:rsidRDefault="00A83111" w:rsidP="00140E6E">
            <w:pPr>
              <w:spacing w:line="360" w:lineRule="auto"/>
              <w:outlineLvl w:val="0"/>
              <w:rPr>
                <w:rFonts w:asciiTheme="majorBidi" w:hAnsiTheme="majorBidi" w:cstheme="majorBidi"/>
                <w:u w:val="single"/>
              </w:rPr>
            </w:pPr>
          </w:p>
        </w:tc>
        <w:tc>
          <w:tcPr>
            <w:tcW w:w="1643" w:type="dxa"/>
            <w:vMerge/>
            <w:tcBorders>
              <w:bottom w:val="single" w:sz="4" w:space="0" w:color="auto"/>
            </w:tcBorders>
            <w:shd w:val="pct10" w:color="auto" w:fill="auto"/>
          </w:tcPr>
          <w:p w14:paraId="3305A700" w14:textId="77777777" w:rsidR="00A83111" w:rsidRPr="00FD7E02" w:rsidRDefault="00A83111" w:rsidP="00140E6E">
            <w:pPr>
              <w:spacing w:line="360" w:lineRule="auto"/>
              <w:outlineLvl w:val="0"/>
              <w:rPr>
                <w:rFonts w:asciiTheme="majorBidi" w:hAnsiTheme="majorBidi" w:cstheme="majorBidi"/>
                <w:u w:val="single"/>
              </w:rPr>
            </w:pPr>
          </w:p>
        </w:tc>
        <w:tc>
          <w:tcPr>
            <w:tcW w:w="966" w:type="dxa"/>
            <w:tcBorders>
              <w:bottom w:val="single" w:sz="4" w:space="0" w:color="auto"/>
            </w:tcBorders>
            <w:shd w:val="pct10" w:color="auto" w:fill="auto"/>
          </w:tcPr>
          <w:p w14:paraId="7AE48B48" w14:textId="77777777" w:rsidR="00A83111" w:rsidRPr="00FD7E02" w:rsidRDefault="00A83111" w:rsidP="00140E6E">
            <w:pPr>
              <w:spacing w:line="360" w:lineRule="auto"/>
              <w:jc w:val="center"/>
              <w:outlineLvl w:val="0"/>
              <w:rPr>
                <w:rFonts w:asciiTheme="majorBidi" w:hAnsiTheme="majorBidi" w:cstheme="majorBidi"/>
                <w:u w:val="single"/>
              </w:rPr>
            </w:pPr>
            <w:r w:rsidRPr="00FD7E02">
              <w:rPr>
                <w:rFonts w:asciiTheme="majorBidi" w:hAnsiTheme="majorBidi" w:cstheme="majorBidi"/>
                <w:u w:val="single"/>
              </w:rPr>
              <w:t>Count</w:t>
            </w:r>
          </w:p>
        </w:tc>
        <w:tc>
          <w:tcPr>
            <w:tcW w:w="1188" w:type="dxa"/>
            <w:tcBorders>
              <w:bottom w:val="single" w:sz="4" w:space="0" w:color="auto"/>
            </w:tcBorders>
            <w:shd w:val="pct10" w:color="auto" w:fill="auto"/>
          </w:tcPr>
          <w:p w14:paraId="2CC032A8" w14:textId="77777777" w:rsidR="00A83111" w:rsidRPr="00FD7E02" w:rsidRDefault="00A83111" w:rsidP="00140E6E">
            <w:pPr>
              <w:spacing w:line="360" w:lineRule="auto"/>
              <w:jc w:val="center"/>
              <w:outlineLvl w:val="0"/>
              <w:rPr>
                <w:rFonts w:asciiTheme="majorBidi" w:hAnsiTheme="majorBidi" w:cstheme="majorBidi"/>
                <w:u w:val="single"/>
              </w:rPr>
            </w:pPr>
            <w:r w:rsidRPr="00FD7E02">
              <w:rPr>
                <w:rFonts w:asciiTheme="majorBidi" w:hAnsiTheme="majorBidi" w:cstheme="majorBidi"/>
                <w:u w:val="single"/>
              </w:rPr>
              <w:t>Area (ft</w:t>
            </w:r>
            <w:r w:rsidRPr="00FD7E02">
              <w:rPr>
                <w:rFonts w:asciiTheme="majorBidi" w:hAnsiTheme="majorBidi" w:cstheme="majorBidi"/>
                <w:u w:val="single"/>
                <w:vertAlign w:val="superscript"/>
              </w:rPr>
              <w:t>2</w:t>
            </w:r>
            <w:r w:rsidRPr="00FD7E02">
              <w:rPr>
                <w:rFonts w:asciiTheme="majorBidi" w:hAnsiTheme="majorBidi" w:cstheme="majorBidi"/>
                <w:u w:val="single"/>
              </w:rPr>
              <w:t>)</w:t>
            </w:r>
          </w:p>
        </w:tc>
        <w:tc>
          <w:tcPr>
            <w:tcW w:w="985" w:type="dxa"/>
            <w:tcBorders>
              <w:bottom w:val="single" w:sz="4" w:space="0" w:color="auto"/>
            </w:tcBorders>
            <w:shd w:val="pct10" w:color="auto" w:fill="auto"/>
          </w:tcPr>
          <w:p w14:paraId="64642747" w14:textId="77777777" w:rsidR="00A83111" w:rsidRPr="00FD7E02" w:rsidRDefault="00A83111" w:rsidP="00140E6E">
            <w:pPr>
              <w:spacing w:line="360" w:lineRule="auto"/>
              <w:jc w:val="center"/>
              <w:outlineLvl w:val="0"/>
              <w:rPr>
                <w:rFonts w:asciiTheme="majorBidi" w:hAnsiTheme="majorBidi" w:cstheme="majorBidi"/>
                <w:u w:val="single"/>
              </w:rPr>
            </w:pPr>
            <w:r w:rsidRPr="00FD7E02">
              <w:rPr>
                <w:rFonts w:asciiTheme="majorBidi" w:hAnsiTheme="majorBidi" w:cstheme="majorBidi"/>
                <w:u w:val="single"/>
              </w:rPr>
              <w:t>Count</w:t>
            </w:r>
          </w:p>
        </w:tc>
        <w:tc>
          <w:tcPr>
            <w:tcW w:w="1260" w:type="dxa"/>
            <w:tcBorders>
              <w:bottom w:val="single" w:sz="4" w:space="0" w:color="auto"/>
            </w:tcBorders>
            <w:shd w:val="pct10" w:color="auto" w:fill="auto"/>
          </w:tcPr>
          <w:p w14:paraId="7143BD3C" w14:textId="77777777" w:rsidR="00A83111" w:rsidRPr="00FD7E02" w:rsidRDefault="00A83111" w:rsidP="00140E6E">
            <w:pPr>
              <w:spacing w:line="360" w:lineRule="auto"/>
              <w:jc w:val="center"/>
              <w:outlineLvl w:val="0"/>
              <w:rPr>
                <w:rFonts w:asciiTheme="majorBidi" w:hAnsiTheme="majorBidi" w:cstheme="majorBidi"/>
                <w:u w:val="single"/>
              </w:rPr>
            </w:pPr>
            <w:r w:rsidRPr="00FD7E02">
              <w:rPr>
                <w:rFonts w:asciiTheme="majorBidi" w:hAnsiTheme="majorBidi" w:cstheme="majorBidi"/>
                <w:u w:val="single"/>
              </w:rPr>
              <w:t>Area (ft</w:t>
            </w:r>
            <w:r w:rsidRPr="00FD7E02">
              <w:rPr>
                <w:rFonts w:asciiTheme="majorBidi" w:hAnsiTheme="majorBidi" w:cstheme="majorBidi"/>
                <w:u w:val="single"/>
                <w:vertAlign w:val="superscript"/>
              </w:rPr>
              <w:t>2</w:t>
            </w:r>
            <w:r w:rsidRPr="00FD7E02">
              <w:rPr>
                <w:rFonts w:asciiTheme="majorBidi" w:hAnsiTheme="majorBidi" w:cstheme="majorBidi"/>
                <w:u w:val="single"/>
              </w:rPr>
              <w:t>)</w:t>
            </w:r>
          </w:p>
        </w:tc>
        <w:tc>
          <w:tcPr>
            <w:tcW w:w="1890" w:type="dxa"/>
            <w:vMerge/>
            <w:tcBorders>
              <w:bottom w:val="single" w:sz="4" w:space="0" w:color="auto"/>
            </w:tcBorders>
            <w:shd w:val="pct10" w:color="auto" w:fill="auto"/>
          </w:tcPr>
          <w:p w14:paraId="4EBF9CF5" w14:textId="77777777" w:rsidR="00A83111" w:rsidRPr="00FD7E02" w:rsidRDefault="00A83111" w:rsidP="00140E6E">
            <w:pPr>
              <w:spacing w:line="360" w:lineRule="auto"/>
              <w:jc w:val="center"/>
              <w:outlineLvl w:val="0"/>
              <w:rPr>
                <w:rFonts w:asciiTheme="majorBidi" w:hAnsiTheme="majorBidi" w:cstheme="majorBidi"/>
                <w:u w:val="single"/>
              </w:rPr>
            </w:pPr>
          </w:p>
        </w:tc>
      </w:tr>
      <w:tr w:rsidR="00A83111" w:rsidRPr="00FD7E02" w14:paraId="3DB8BCB6" w14:textId="77777777" w:rsidTr="00140E6E">
        <w:tc>
          <w:tcPr>
            <w:tcW w:w="1603" w:type="dxa"/>
            <w:vMerge w:val="restart"/>
            <w:tcBorders>
              <w:top w:val="single" w:sz="4" w:space="0" w:color="auto"/>
              <w:bottom w:val="nil"/>
            </w:tcBorders>
            <w:shd w:val="pct10" w:color="auto" w:fill="auto"/>
          </w:tcPr>
          <w:p w14:paraId="08C11E66" w14:textId="77777777" w:rsidR="00A83111" w:rsidRPr="00FD7E02" w:rsidRDefault="00A83111" w:rsidP="00140E6E">
            <w:pPr>
              <w:spacing w:line="360" w:lineRule="auto"/>
              <w:outlineLvl w:val="0"/>
              <w:rPr>
                <w:rFonts w:asciiTheme="majorBidi" w:hAnsiTheme="majorBidi" w:cstheme="majorBidi"/>
              </w:rPr>
            </w:pPr>
            <w:r w:rsidRPr="00FD7E02">
              <w:rPr>
                <w:rFonts w:asciiTheme="majorBidi" w:hAnsiTheme="majorBidi" w:cstheme="majorBidi"/>
              </w:rPr>
              <w:t>Long Island City, Queens</w:t>
            </w:r>
          </w:p>
        </w:tc>
        <w:tc>
          <w:tcPr>
            <w:tcW w:w="1643" w:type="dxa"/>
            <w:tcBorders>
              <w:top w:val="single" w:sz="4" w:space="0" w:color="auto"/>
              <w:bottom w:val="nil"/>
            </w:tcBorders>
            <w:shd w:val="clear" w:color="auto" w:fill="auto"/>
          </w:tcPr>
          <w:p w14:paraId="73B7ED51" w14:textId="77777777" w:rsidR="00A83111" w:rsidRPr="00FD7E02" w:rsidRDefault="00A83111" w:rsidP="00140E6E">
            <w:pPr>
              <w:spacing w:line="360" w:lineRule="auto"/>
              <w:outlineLvl w:val="0"/>
              <w:rPr>
                <w:rFonts w:asciiTheme="majorBidi" w:hAnsiTheme="majorBidi" w:cstheme="majorBidi"/>
              </w:rPr>
            </w:pPr>
            <w:r w:rsidRPr="00FD7E02">
              <w:rPr>
                <w:rFonts w:asciiTheme="majorBidi" w:hAnsiTheme="majorBidi" w:cstheme="majorBidi"/>
              </w:rPr>
              <w:t>Residential</w:t>
            </w:r>
          </w:p>
        </w:tc>
        <w:tc>
          <w:tcPr>
            <w:tcW w:w="966" w:type="dxa"/>
            <w:tcBorders>
              <w:top w:val="single" w:sz="4" w:space="0" w:color="auto"/>
              <w:bottom w:val="nil"/>
            </w:tcBorders>
          </w:tcPr>
          <w:p w14:paraId="72183A74"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80</w:t>
            </w:r>
          </w:p>
        </w:tc>
        <w:tc>
          <w:tcPr>
            <w:tcW w:w="1188" w:type="dxa"/>
            <w:tcBorders>
              <w:top w:val="single" w:sz="4" w:space="0" w:color="auto"/>
              <w:bottom w:val="nil"/>
            </w:tcBorders>
          </w:tcPr>
          <w:p w14:paraId="26876210"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3,564.90</w:t>
            </w:r>
          </w:p>
        </w:tc>
        <w:tc>
          <w:tcPr>
            <w:tcW w:w="985" w:type="dxa"/>
            <w:tcBorders>
              <w:top w:val="single" w:sz="4" w:space="0" w:color="auto"/>
              <w:bottom w:val="nil"/>
            </w:tcBorders>
            <w:shd w:val="clear" w:color="auto" w:fill="auto"/>
          </w:tcPr>
          <w:p w14:paraId="32C9C546"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14</w:t>
            </w:r>
          </w:p>
        </w:tc>
        <w:tc>
          <w:tcPr>
            <w:tcW w:w="1260" w:type="dxa"/>
            <w:tcBorders>
              <w:top w:val="single" w:sz="4" w:space="0" w:color="auto"/>
              <w:bottom w:val="nil"/>
            </w:tcBorders>
            <w:shd w:val="clear" w:color="auto" w:fill="auto"/>
          </w:tcPr>
          <w:p w14:paraId="01A1D085"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605.71</w:t>
            </w:r>
          </w:p>
        </w:tc>
        <w:tc>
          <w:tcPr>
            <w:tcW w:w="1890" w:type="dxa"/>
            <w:tcBorders>
              <w:top w:val="single" w:sz="4" w:space="0" w:color="auto"/>
              <w:bottom w:val="nil"/>
            </w:tcBorders>
            <w:shd w:val="clear" w:color="auto" w:fill="auto"/>
          </w:tcPr>
          <w:p w14:paraId="37C939BC"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83</w:t>
            </w:r>
          </w:p>
        </w:tc>
      </w:tr>
      <w:tr w:rsidR="00A83111" w:rsidRPr="00FD7E02" w14:paraId="144513BD" w14:textId="77777777" w:rsidTr="00140E6E">
        <w:tc>
          <w:tcPr>
            <w:tcW w:w="1603" w:type="dxa"/>
            <w:vMerge/>
            <w:tcBorders>
              <w:top w:val="nil"/>
            </w:tcBorders>
            <w:shd w:val="pct10" w:color="auto" w:fill="auto"/>
          </w:tcPr>
          <w:p w14:paraId="732C6822" w14:textId="77777777" w:rsidR="00A83111" w:rsidRPr="00FD7E02" w:rsidRDefault="00A83111" w:rsidP="00140E6E">
            <w:pPr>
              <w:spacing w:line="360" w:lineRule="auto"/>
              <w:outlineLvl w:val="0"/>
              <w:rPr>
                <w:rFonts w:asciiTheme="majorBidi" w:hAnsiTheme="majorBidi" w:cstheme="majorBidi"/>
              </w:rPr>
            </w:pPr>
          </w:p>
        </w:tc>
        <w:tc>
          <w:tcPr>
            <w:tcW w:w="1643" w:type="dxa"/>
            <w:tcBorders>
              <w:top w:val="nil"/>
            </w:tcBorders>
            <w:shd w:val="clear" w:color="auto" w:fill="auto"/>
          </w:tcPr>
          <w:p w14:paraId="09A3CE46" w14:textId="77777777" w:rsidR="00A83111" w:rsidRPr="00FD7E02" w:rsidRDefault="00A83111" w:rsidP="00140E6E">
            <w:pPr>
              <w:spacing w:line="360" w:lineRule="auto"/>
              <w:outlineLvl w:val="0"/>
              <w:rPr>
                <w:rFonts w:asciiTheme="majorBidi" w:hAnsiTheme="majorBidi" w:cstheme="majorBidi"/>
              </w:rPr>
            </w:pPr>
            <w:r w:rsidRPr="00FD7E02">
              <w:rPr>
                <w:rFonts w:asciiTheme="majorBidi" w:hAnsiTheme="majorBidi" w:cstheme="majorBidi"/>
              </w:rPr>
              <w:t>Commercial</w:t>
            </w:r>
          </w:p>
        </w:tc>
        <w:tc>
          <w:tcPr>
            <w:tcW w:w="966" w:type="dxa"/>
            <w:tcBorders>
              <w:top w:val="nil"/>
            </w:tcBorders>
          </w:tcPr>
          <w:p w14:paraId="6C2D18E3"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4</w:t>
            </w:r>
          </w:p>
        </w:tc>
        <w:tc>
          <w:tcPr>
            <w:tcW w:w="1188" w:type="dxa"/>
            <w:tcBorders>
              <w:top w:val="nil"/>
            </w:tcBorders>
          </w:tcPr>
          <w:p w14:paraId="1920A4EB"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198.52</w:t>
            </w:r>
          </w:p>
        </w:tc>
        <w:tc>
          <w:tcPr>
            <w:tcW w:w="985" w:type="dxa"/>
            <w:tcBorders>
              <w:top w:val="nil"/>
            </w:tcBorders>
            <w:shd w:val="clear" w:color="auto" w:fill="auto"/>
          </w:tcPr>
          <w:p w14:paraId="146386F1"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2</w:t>
            </w:r>
          </w:p>
        </w:tc>
        <w:tc>
          <w:tcPr>
            <w:tcW w:w="1260" w:type="dxa"/>
            <w:tcBorders>
              <w:top w:val="nil"/>
            </w:tcBorders>
            <w:shd w:val="clear" w:color="auto" w:fill="auto"/>
          </w:tcPr>
          <w:p w14:paraId="493C8E89"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98.15</w:t>
            </w:r>
          </w:p>
        </w:tc>
        <w:tc>
          <w:tcPr>
            <w:tcW w:w="1890" w:type="dxa"/>
            <w:tcBorders>
              <w:top w:val="nil"/>
            </w:tcBorders>
            <w:shd w:val="clear" w:color="auto" w:fill="auto"/>
          </w:tcPr>
          <w:p w14:paraId="33350672"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51</w:t>
            </w:r>
          </w:p>
        </w:tc>
      </w:tr>
      <w:tr w:rsidR="00A83111" w:rsidRPr="00FD7E02" w14:paraId="72B401FA" w14:textId="77777777" w:rsidTr="00140E6E">
        <w:tc>
          <w:tcPr>
            <w:tcW w:w="1603" w:type="dxa"/>
            <w:vMerge/>
            <w:shd w:val="pct10" w:color="auto" w:fill="auto"/>
          </w:tcPr>
          <w:p w14:paraId="391308B6" w14:textId="77777777" w:rsidR="00A83111" w:rsidRPr="00FD7E02" w:rsidRDefault="00A83111" w:rsidP="00140E6E">
            <w:pPr>
              <w:spacing w:line="360" w:lineRule="auto"/>
              <w:outlineLvl w:val="0"/>
              <w:rPr>
                <w:rFonts w:asciiTheme="majorBidi" w:hAnsiTheme="majorBidi" w:cstheme="majorBidi"/>
              </w:rPr>
            </w:pPr>
          </w:p>
        </w:tc>
        <w:tc>
          <w:tcPr>
            <w:tcW w:w="1643" w:type="dxa"/>
            <w:shd w:val="clear" w:color="auto" w:fill="auto"/>
          </w:tcPr>
          <w:p w14:paraId="2A41F9CC" w14:textId="77777777" w:rsidR="00A83111" w:rsidRPr="00FD7E02" w:rsidRDefault="00A83111" w:rsidP="00140E6E">
            <w:pPr>
              <w:spacing w:line="360" w:lineRule="auto"/>
              <w:outlineLvl w:val="0"/>
              <w:rPr>
                <w:rFonts w:asciiTheme="majorBidi" w:hAnsiTheme="majorBidi" w:cstheme="majorBidi"/>
              </w:rPr>
            </w:pPr>
            <w:r w:rsidRPr="00FD7E02">
              <w:rPr>
                <w:rFonts w:asciiTheme="majorBidi" w:hAnsiTheme="majorBidi" w:cstheme="majorBidi"/>
              </w:rPr>
              <w:t>Manufacturing</w:t>
            </w:r>
          </w:p>
        </w:tc>
        <w:tc>
          <w:tcPr>
            <w:tcW w:w="966" w:type="dxa"/>
          </w:tcPr>
          <w:p w14:paraId="4018CC1E"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98</w:t>
            </w:r>
          </w:p>
        </w:tc>
        <w:tc>
          <w:tcPr>
            <w:tcW w:w="1188" w:type="dxa"/>
          </w:tcPr>
          <w:p w14:paraId="125B7FE8"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4,612.73</w:t>
            </w:r>
          </w:p>
        </w:tc>
        <w:tc>
          <w:tcPr>
            <w:tcW w:w="985" w:type="dxa"/>
            <w:shd w:val="clear" w:color="auto" w:fill="auto"/>
          </w:tcPr>
          <w:p w14:paraId="5B469510"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29</w:t>
            </w:r>
          </w:p>
        </w:tc>
        <w:tc>
          <w:tcPr>
            <w:tcW w:w="1260" w:type="dxa"/>
            <w:shd w:val="clear" w:color="auto" w:fill="auto"/>
          </w:tcPr>
          <w:p w14:paraId="3DD15FFA"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1,388.15</w:t>
            </w:r>
          </w:p>
        </w:tc>
        <w:tc>
          <w:tcPr>
            <w:tcW w:w="1890" w:type="dxa"/>
            <w:shd w:val="clear" w:color="auto" w:fill="auto"/>
          </w:tcPr>
          <w:p w14:paraId="245BD981"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70</w:t>
            </w:r>
          </w:p>
        </w:tc>
      </w:tr>
      <w:tr w:rsidR="00A83111" w:rsidRPr="00FD7E02" w14:paraId="1D17566A" w14:textId="77777777" w:rsidTr="00140E6E">
        <w:tc>
          <w:tcPr>
            <w:tcW w:w="1603" w:type="dxa"/>
            <w:vMerge/>
            <w:shd w:val="pct10" w:color="auto" w:fill="auto"/>
          </w:tcPr>
          <w:p w14:paraId="7EBCC509" w14:textId="77777777" w:rsidR="00A83111" w:rsidRPr="00FD7E02" w:rsidRDefault="00A83111" w:rsidP="00140E6E">
            <w:pPr>
              <w:spacing w:line="360" w:lineRule="auto"/>
              <w:outlineLvl w:val="0"/>
              <w:rPr>
                <w:rFonts w:asciiTheme="majorBidi" w:hAnsiTheme="majorBidi" w:cstheme="majorBidi"/>
              </w:rPr>
            </w:pPr>
          </w:p>
        </w:tc>
        <w:tc>
          <w:tcPr>
            <w:tcW w:w="1643" w:type="dxa"/>
            <w:shd w:val="pct10" w:color="auto" w:fill="auto"/>
          </w:tcPr>
          <w:p w14:paraId="2ADFD5CB"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All</w:t>
            </w:r>
          </w:p>
        </w:tc>
        <w:tc>
          <w:tcPr>
            <w:tcW w:w="966" w:type="dxa"/>
            <w:shd w:val="pct10" w:color="auto" w:fill="auto"/>
          </w:tcPr>
          <w:p w14:paraId="68199965" w14:textId="77777777" w:rsidR="00A83111" w:rsidRPr="00FD7E02" w:rsidRDefault="00A83111" w:rsidP="00140E6E">
            <w:pPr>
              <w:spacing w:line="360" w:lineRule="auto"/>
              <w:jc w:val="center"/>
              <w:outlineLvl w:val="0"/>
              <w:rPr>
                <w:rFonts w:asciiTheme="majorBidi" w:hAnsiTheme="majorBidi" w:cstheme="majorBidi"/>
                <w:b/>
                <w:bCs/>
              </w:rPr>
            </w:pPr>
            <w:r w:rsidRPr="00FD7E02">
              <w:rPr>
                <w:rFonts w:asciiTheme="majorBidi" w:hAnsiTheme="majorBidi" w:cstheme="majorBidi"/>
                <w:b/>
                <w:bCs/>
              </w:rPr>
              <w:t>182</w:t>
            </w:r>
          </w:p>
        </w:tc>
        <w:tc>
          <w:tcPr>
            <w:tcW w:w="1188" w:type="dxa"/>
            <w:shd w:val="pct10" w:color="auto" w:fill="auto"/>
          </w:tcPr>
          <w:p w14:paraId="391EB0ED" w14:textId="77777777" w:rsidR="00A83111" w:rsidRPr="00FD7E02" w:rsidRDefault="00A83111" w:rsidP="00140E6E">
            <w:pPr>
              <w:spacing w:line="360" w:lineRule="auto"/>
              <w:jc w:val="center"/>
              <w:outlineLvl w:val="0"/>
              <w:rPr>
                <w:rFonts w:asciiTheme="majorBidi" w:hAnsiTheme="majorBidi" w:cstheme="majorBidi"/>
                <w:b/>
                <w:bCs/>
              </w:rPr>
            </w:pPr>
            <w:r w:rsidRPr="00FD7E02">
              <w:rPr>
                <w:rFonts w:asciiTheme="majorBidi" w:hAnsiTheme="majorBidi" w:cstheme="majorBidi"/>
                <w:b/>
                <w:bCs/>
              </w:rPr>
              <w:t>8,376.15</w:t>
            </w:r>
          </w:p>
        </w:tc>
        <w:tc>
          <w:tcPr>
            <w:tcW w:w="985" w:type="dxa"/>
            <w:shd w:val="pct10" w:color="auto" w:fill="auto"/>
          </w:tcPr>
          <w:p w14:paraId="697649E3" w14:textId="77777777" w:rsidR="00A83111" w:rsidRPr="00FD7E02" w:rsidRDefault="00A83111" w:rsidP="00140E6E">
            <w:pPr>
              <w:spacing w:line="360" w:lineRule="auto"/>
              <w:jc w:val="center"/>
              <w:outlineLvl w:val="0"/>
              <w:rPr>
                <w:rFonts w:asciiTheme="majorBidi" w:hAnsiTheme="majorBidi" w:cstheme="majorBidi"/>
                <w:b/>
                <w:bCs/>
              </w:rPr>
            </w:pPr>
            <w:r w:rsidRPr="00FD7E02">
              <w:rPr>
                <w:rFonts w:asciiTheme="majorBidi" w:hAnsiTheme="majorBidi" w:cstheme="majorBidi"/>
                <w:b/>
                <w:bCs/>
              </w:rPr>
              <w:t>45</w:t>
            </w:r>
          </w:p>
        </w:tc>
        <w:tc>
          <w:tcPr>
            <w:tcW w:w="1260" w:type="dxa"/>
            <w:shd w:val="pct10" w:color="auto" w:fill="auto"/>
          </w:tcPr>
          <w:p w14:paraId="79FD88D7" w14:textId="77777777" w:rsidR="00A83111" w:rsidRPr="00FD7E02" w:rsidRDefault="00A83111" w:rsidP="00140E6E">
            <w:pPr>
              <w:spacing w:line="360" w:lineRule="auto"/>
              <w:jc w:val="center"/>
              <w:outlineLvl w:val="0"/>
              <w:rPr>
                <w:rFonts w:asciiTheme="majorBidi" w:hAnsiTheme="majorBidi" w:cstheme="majorBidi"/>
                <w:b/>
                <w:bCs/>
              </w:rPr>
            </w:pPr>
            <w:r w:rsidRPr="00FD7E02">
              <w:rPr>
                <w:rFonts w:asciiTheme="majorBidi" w:hAnsiTheme="majorBidi" w:cstheme="majorBidi"/>
                <w:b/>
                <w:bCs/>
              </w:rPr>
              <w:t>2,092.01</w:t>
            </w:r>
          </w:p>
        </w:tc>
        <w:tc>
          <w:tcPr>
            <w:tcW w:w="1890" w:type="dxa"/>
            <w:shd w:val="pct10" w:color="auto" w:fill="auto"/>
          </w:tcPr>
          <w:p w14:paraId="0E779838" w14:textId="77777777" w:rsidR="00A83111" w:rsidRPr="00FD7E02" w:rsidRDefault="00A83111" w:rsidP="00140E6E">
            <w:pPr>
              <w:spacing w:line="360" w:lineRule="auto"/>
              <w:jc w:val="center"/>
              <w:outlineLvl w:val="0"/>
              <w:rPr>
                <w:rFonts w:asciiTheme="majorBidi" w:hAnsiTheme="majorBidi" w:cstheme="majorBidi"/>
                <w:b/>
                <w:bCs/>
              </w:rPr>
            </w:pPr>
            <w:r w:rsidRPr="00FD7E02">
              <w:rPr>
                <w:rFonts w:asciiTheme="majorBidi" w:hAnsiTheme="majorBidi" w:cstheme="majorBidi"/>
                <w:b/>
                <w:bCs/>
              </w:rPr>
              <w:t>75</w:t>
            </w:r>
          </w:p>
        </w:tc>
      </w:tr>
      <w:tr w:rsidR="00A83111" w:rsidRPr="00FD7E02" w14:paraId="72FE25B3" w14:textId="77777777" w:rsidTr="00140E6E">
        <w:tc>
          <w:tcPr>
            <w:tcW w:w="1603" w:type="dxa"/>
            <w:vMerge w:val="restart"/>
            <w:shd w:val="pct10" w:color="auto" w:fill="auto"/>
          </w:tcPr>
          <w:p w14:paraId="235AF195" w14:textId="77777777" w:rsidR="00A83111" w:rsidRPr="00FD7E02" w:rsidRDefault="00A83111" w:rsidP="00140E6E">
            <w:pPr>
              <w:spacing w:line="360" w:lineRule="auto"/>
              <w:outlineLvl w:val="0"/>
              <w:rPr>
                <w:rFonts w:asciiTheme="majorBidi" w:hAnsiTheme="majorBidi" w:cstheme="majorBidi"/>
              </w:rPr>
            </w:pPr>
            <w:r w:rsidRPr="00FD7E02">
              <w:rPr>
                <w:rFonts w:asciiTheme="majorBidi" w:hAnsiTheme="majorBidi" w:cstheme="majorBidi"/>
              </w:rPr>
              <w:t>Woodside, Queens</w:t>
            </w:r>
          </w:p>
        </w:tc>
        <w:tc>
          <w:tcPr>
            <w:tcW w:w="1643" w:type="dxa"/>
            <w:shd w:val="clear" w:color="auto" w:fill="auto"/>
          </w:tcPr>
          <w:p w14:paraId="72F2A922" w14:textId="77777777" w:rsidR="00A83111" w:rsidRPr="00FD7E02" w:rsidRDefault="00A83111" w:rsidP="00140E6E">
            <w:pPr>
              <w:spacing w:line="360" w:lineRule="auto"/>
              <w:outlineLvl w:val="0"/>
              <w:rPr>
                <w:rFonts w:asciiTheme="majorBidi" w:hAnsiTheme="majorBidi" w:cstheme="majorBidi"/>
              </w:rPr>
            </w:pPr>
            <w:r w:rsidRPr="00FD7E02">
              <w:rPr>
                <w:rFonts w:asciiTheme="majorBidi" w:hAnsiTheme="majorBidi" w:cstheme="majorBidi"/>
              </w:rPr>
              <w:t>Residential</w:t>
            </w:r>
          </w:p>
        </w:tc>
        <w:tc>
          <w:tcPr>
            <w:tcW w:w="966" w:type="dxa"/>
          </w:tcPr>
          <w:p w14:paraId="624F6C8B"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101</w:t>
            </w:r>
          </w:p>
        </w:tc>
        <w:tc>
          <w:tcPr>
            <w:tcW w:w="1188" w:type="dxa"/>
          </w:tcPr>
          <w:p w14:paraId="1C03FF9E"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4,810.49</w:t>
            </w:r>
          </w:p>
        </w:tc>
        <w:tc>
          <w:tcPr>
            <w:tcW w:w="985" w:type="dxa"/>
            <w:shd w:val="clear" w:color="auto" w:fill="auto"/>
          </w:tcPr>
          <w:p w14:paraId="6072122F"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30</w:t>
            </w:r>
          </w:p>
        </w:tc>
        <w:tc>
          <w:tcPr>
            <w:tcW w:w="1260" w:type="dxa"/>
            <w:shd w:val="clear" w:color="auto" w:fill="auto"/>
          </w:tcPr>
          <w:p w14:paraId="13308159"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1,439.09</w:t>
            </w:r>
          </w:p>
        </w:tc>
        <w:tc>
          <w:tcPr>
            <w:tcW w:w="1890" w:type="dxa"/>
            <w:shd w:val="clear" w:color="auto" w:fill="auto"/>
          </w:tcPr>
          <w:p w14:paraId="46DEF8DE"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70</w:t>
            </w:r>
          </w:p>
        </w:tc>
      </w:tr>
      <w:tr w:rsidR="00A83111" w:rsidRPr="00FD7E02" w14:paraId="773CCE80" w14:textId="77777777" w:rsidTr="00140E6E">
        <w:tc>
          <w:tcPr>
            <w:tcW w:w="1603" w:type="dxa"/>
            <w:vMerge/>
            <w:shd w:val="pct10" w:color="auto" w:fill="auto"/>
          </w:tcPr>
          <w:p w14:paraId="1AF9480E" w14:textId="77777777" w:rsidR="00A83111" w:rsidRPr="00FD7E02" w:rsidRDefault="00A83111" w:rsidP="00140E6E">
            <w:pPr>
              <w:spacing w:line="360" w:lineRule="auto"/>
              <w:outlineLvl w:val="0"/>
              <w:rPr>
                <w:rFonts w:asciiTheme="majorBidi" w:hAnsiTheme="majorBidi" w:cstheme="majorBidi"/>
              </w:rPr>
            </w:pPr>
          </w:p>
        </w:tc>
        <w:tc>
          <w:tcPr>
            <w:tcW w:w="1643" w:type="dxa"/>
            <w:shd w:val="clear" w:color="auto" w:fill="auto"/>
          </w:tcPr>
          <w:p w14:paraId="684DF6A8" w14:textId="77777777" w:rsidR="00A83111" w:rsidRPr="00FD7E02" w:rsidRDefault="00A83111" w:rsidP="00140E6E">
            <w:pPr>
              <w:spacing w:line="360" w:lineRule="auto"/>
              <w:outlineLvl w:val="0"/>
              <w:rPr>
                <w:rFonts w:asciiTheme="majorBidi" w:hAnsiTheme="majorBidi" w:cstheme="majorBidi"/>
              </w:rPr>
            </w:pPr>
            <w:r w:rsidRPr="00FD7E02">
              <w:rPr>
                <w:rFonts w:asciiTheme="majorBidi" w:hAnsiTheme="majorBidi" w:cstheme="majorBidi"/>
              </w:rPr>
              <w:t>Commercial</w:t>
            </w:r>
          </w:p>
        </w:tc>
        <w:tc>
          <w:tcPr>
            <w:tcW w:w="966" w:type="dxa"/>
          </w:tcPr>
          <w:p w14:paraId="11FC865E"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27</w:t>
            </w:r>
          </w:p>
        </w:tc>
        <w:tc>
          <w:tcPr>
            <w:tcW w:w="1188" w:type="dxa"/>
          </w:tcPr>
          <w:p w14:paraId="1FBB76E1"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1,235.89</w:t>
            </w:r>
          </w:p>
        </w:tc>
        <w:tc>
          <w:tcPr>
            <w:tcW w:w="985" w:type="dxa"/>
            <w:shd w:val="clear" w:color="auto" w:fill="auto"/>
          </w:tcPr>
          <w:p w14:paraId="75CC4816"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13</w:t>
            </w:r>
          </w:p>
        </w:tc>
        <w:tc>
          <w:tcPr>
            <w:tcW w:w="1260" w:type="dxa"/>
            <w:shd w:val="clear" w:color="auto" w:fill="auto"/>
          </w:tcPr>
          <w:p w14:paraId="38F67698"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567.00</w:t>
            </w:r>
          </w:p>
        </w:tc>
        <w:tc>
          <w:tcPr>
            <w:tcW w:w="1890" w:type="dxa"/>
            <w:shd w:val="clear" w:color="auto" w:fill="auto"/>
          </w:tcPr>
          <w:p w14:paraId="62306FC5"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54</w:t>
            </w:r>
          </w:p>
        </w:tc>
      </w:tr>
      <w:tr w:rsidR="00A83111" w:rsidRPr="00FD7E02" w14:paraId="3A1A1064" w14:textId="77777777" w:rsidTr="00140E6E">
        <w:tc>
          <w:tcPr>
            <w:tcW w:w="1603" w:type="dxa"/>
            <w:vMerge/>
            <w:shd w:val="pct10" w:color="auto" w:fill="auto"/>
          </w:tcPr>
          <w:p w14:paraId="72CB00F4" w14:textId="77777777" w:rsidR="00A83111" w:rsidRPr="00FD7E02" w:rsidRDefault="00A83111" w:rsidP="00140E6E">
            <w:pPr>
              <w:spacing w:line="360" w:lineRule="auto"/>
              <w:outlineLvl w:val="0"/>
              <w:rPr>
                <w:rFonts w:asciiTheme="majorBidi" w:hAnsiTheme="majorBidi" w:cstheme="majorBidi"/>
              </w:rPr>
            </w:pPr>
          </w:p>
        </w:tc>
        <w:tc>
          <w:tcPr>
            <w:tcW w:w="1643" w:type="dxa"/>
            <w:shd w:val="clear" w:color="auto" w:fill="auto"/>
          </w:tcPr>
          <w:p w14:paraId="70F0859A" w14:textId="77777777" w:rsidR="00A83111" w:rsidRPr="00FD7E02" w:rsidRDefault="00A83111" w:rsidP="00140E6E">
            <w:pPr>
              <w:spacing w:line="360" w:lineRule="auto"/>
              <w:outlineLvl w:val="0"/>
              <w:rPr>
                <w:rFonts w:asciiTheme="majorBidi" w:hAnsiTheme="majorBidi" w:cstheme="majorBidi"/>
              </w:rPr>
            </w:pPr>
            <w:r w:rsidRPr="00FD7E02">
              <w:rPr>
                <w:rFonts w:asciiTheme="majorBidi" w:hAnsiTheme="majorBidi" w:cstheme="majorBidi"/>
              </w:rPr>
              <w:t>Manufacturing</w:t>
            </w:r>
          </w:p>
        </w:tc>
        <w:tc>
          <w:tcPr>
            <w:tcW w:w="966" w:type="dxa"/>
          </w:tcPr>
          <w:p w14:paraId="5642539D"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37</w:t>
            </w:r>
          </w:p>
        </w:tc>
        <w:tc>
          <w:tcPr>
            <w:tcW w:w="1188" w:type="dxa"/>
          </w:tcPr>
          <w:p w14:paraId="498E92D0"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1,755.52</w:t>
            </w:r>
          </w:p>
        </w:tc>
        <w:tc>
          <w:tcPr>
            <w:tcW w:w="985" w:type="dxa"/>
            <w:shd w:val="clear" w:color="auto" w:fill="auto"/>
          </w:tcPr>
          <w:p w14:paraId="7DA31B29"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5</w:t>
            </w:r>
          </w:p>
        </w:tc>
        <w:tc>
          <w:tcPr>
            <w:tcW w:w="1260" w:type="dxa"/>
            <w:shd w:val="clear" w:color="auto" w:fill="auto"/>
          </w:tcPr>
          <w:p w14:paraId="7555FFC8"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250.92</w:t>
            </w:r>
          </w:p>
        </w:tc>
        <w:tc>
          <w:tcPr>
            <w:tcW w:w="1890" w:type="dxa"/>
            <w:shd w:val="clear" w:color="auto" w:fill="auto"/>
          </w:tcPr>
          <w:p w14:paraId="7F42A0A7"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86</w:t>
            </w:r>
          </w:p>
        </w:tc>
      </w:tr>
      <w:tr w:rsidR="00A83111" w:rsidRPr="00FD7E02" w14:paraId="4C02C03F" w14:textId="77777777" w:rsidTr="00140E6E">
        <w:tc>
          <w:tcPr>
            <w:tcW w:w="1603" w:type="dxa"/>
            <w:vMerge/>
            <w:shd w:val="pct10" w:color="auto" w:fill="auto"/>
          </w:tcPr>
          <w:p w14:paraId="14F3B18F" w14:textId="77777777" w:rsidR="00A83111" w:rsidRPr="00FD7E02" w:rsidRDefault="00A83111" w:rsidP="00140E6E">
            <w:pPr>
              <w:spacing w:line="360" w:lineRule="auto"/>
              <w:outlineLvl w:val="0"/>
              <w:rPr>
                <w:rFonts w:asciiTheme="majorBidi" w:hAnsiTheme="majorBidi" w:cstheme="majorBidi"/>
              </w:rPr>
            </w:pPr>
          </w:p>
        </w:tc>
        <w:tc>
          <w:tcPr>
            <w:tcW w:w="1643" w:type="dxa"/>
            <w:shd w:val="pct10" w:color="auto" w:fill="auto"/>
          </w:tcPr>
          <w:p w14:paraId="63EF7DA2"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All</w:t>
            </w:r>
          </w:p>
        </w:tc>
        <w:tc>
          <w:tcPr>
            <w:tcW w:w="966" w:type="dxa"/>
            <w:shd w:val="pct10" w:color="auto" w:fill="auto"/>
          </w:tcPr>
          <w:p w14:paraId="75B3A303" w14:textId="77777777" w:rsidR="00A83111" w:rsidRPr="00FD7E02" w:rsidRDefault="00A83111" w:rsidP="00140E6E">
            <w:pPr>
              <w:spacing w:line="360" w:lineRule="auto"/>
              <w:jc w:val="center"/>
              <w:outlineLvl w:val="0"/>
              <w:rPr>
                <w:rFonts w:asciiTheme="majorBidi" w:hAnsiTheme="majorBidi" w:cstheme="majorBidi"/>
                <w:b/>
                <w:bCs/>
              </w:rPr>
            </w:pPr>
            <w:r w:rsidRPr="00FD7E02">
              <w:rPr>
                <w:rFonts w:asciiTheme="majorBidi" w:hAnsiTheme="majorBidi" w:cstheme="majorBidi"/>
                <w:b/>
                <w:bCs/>
              </w:rPr>
              <w:t>165</w:t>
            </w:r>
          </w:p>
        </w:tc>
        <w:tc>
          <w:tcPr>
            <w:tcW w:w="1188" w:type="dxa"/>
            <w:shd w:val="pct10" w:color="auto" w:fill="auto"/>
          </w:tcPr>
          <w:p w14:paraId="0781B144" w14:textId="77777777" w:rsidR="00A83111" w:rsidRPr="00FD7E02" w:rsidRDefault="00A83111" w:rsidP="00140E6E">
            <w:pPr>
              <w:spacing w:line="360" w:lineRule="auto"/>
              <w:jc w:val="center"/>
              <w:outlineLvl w:val="0"/>
              <w:rPr>
                <w:rFonts w:asciiTheme="majorBidi" w:hAnsiTheme="majorBidi" w:cstheme="majorBidi"/>
                <w:b/>
                <w:bCs/>
              </w:rPr>
            </w:pPr>
            <w:r w:rsidRPr="00FD7E02">
              <w:rPr>
                <w:rFonts w:asciiTheme="majorBidi" w:hAnsiTheme="majorBidi" w:cstheme="majorBidi"/>
                <w:b/>
                <w:bCs/>
              </w:rPr>
              <w:t>7,801.90</w:t>
            </w:r>
          </w:p>
        </w:tc>
        <w:tc>
          <w:tcPr>
            <w:tcW w:w="985" w:type="dxa"/>
            <w:shd w:val="pct10" w:color="auto" w:fill="auto"/>
          </w:tcPr>
          <w:p w14:paraId="157A24E5" w14:textId="77777777" w:rsidR="00A83111" w:rsidRPr="00FD7E02" w:rsidRDefault="00A83111" w:rsidP="00140E6E">
            <w:pPr>
              <w:spacing w:line="360" w:lineRule="auto"/>
              <w:jc w:val="center"/>
              <w:outlineLvl w:val="0"/>
              <w:rPr>
                <w:rFonts w:asciiTheme="majorBidi" w:hAnsiTheme="majorBidi" w:cstheme="majorBidi"/>
                <w:b/>
                <w:bCs/>
              </w:rPr>
            </w:pPr>
            <w:r w:rsidRPr="00FD7E02">
              <w:rPr>
                <w:rFonts w:asciiTheme="majorBidi" w:hAnsiTheme="majorBidi" w:cstheme="majorBidi"/>
                <w:b/>
                <w:bCs/>
              </w:rPr>
              <w:t>48</w:t>
            </w:r>
          </w:p>
        </w:tc>
        <w:tc>
          <w:tcPr>
            <w:tcW w:w="1260" w:type="dxa"/>
            <w:shd w:val="pct10" w:color="auto" w:fill="auto"/>
          </w:tcPr>
          <w:p w14:paraId="09E61899" w14:textId="77777777" w:rsidR="00A83111" w:rsidRPr="00FD7E02" w:rsidRDefault="00A83111" w:rsidP="00140E6E">
            <w:pPr>
              <w:spacing w:line="360" w:lineRule="auto"/>
              <w:jc w:val="center"/>
              <w:outlineLvl w:val="0"/>
              <w:rPr>
                <w:rFonts w:asciiTheme="majorBidi" w:hAnsiTheme="majorBidi" w:cstheme="majorBidi"/>
                <w:b/>
                <w:bCs/>
              </w:rPr>
            </w:pPr>
            <w:r w:rsidRPr="00FD7E02">
              <w:rPr>
                <w:rFonts w:asciiTheme="majorBidi" w:hAnsiTheme="majorBidi" w:cstheme="majorBidi"/>
                <w:b/>
                <w:bCs/>
              </w:rPr>
              <w:t>2,257.01</w:t>
            </w:r>
          </w:p>
        </w:tc>
        <w:tc>
          <w:tcPr>
            <w:tcW w:w="1890" w:type="dxa"/>
            <w:shd w:val="pct10" w:color="auto" w:fill="auto"/>
          </w:tcPr>
          <w:p w14:paraId="5B4A49EC" w14:textId="77777777" w:rsidR="00A83111" w:rsidRPr="00FD7E02" w:rsidRDefault="00A83111" w:rsidP="00140E6E">
            <w:pPr>
              <w:spacing w:line="360" w:lineRule="auto"/>
              <w:jc w:val="center"/>
              <w:outlineLvl w:val="0"/>
              <w:rPr>
                <w:rFonts w:asciiTheme="majorBidi" w:hAnsiTheme="majorBidi" w:cstheme="majorBidi"/>
                <w:b/>
                <w:bCs/>
              </w:rPr>
            </w:pPr>
            <w:r w:rsidRPr="00FD7E02">
              <w:rPr>
                <w:rFonts w:asciiTheme="majorBidi" w:hAnsiTheme="majorBidi" w:cstheme="majorBidi"/>
                <w:b/>
                <w:bCs/>
              </w:rPr>
              <w:t>71</w:t>
            </w:r>
          </w:p>
        </w:tc>
      </w:tr>
      <w:tr w:rsidR="00A83111" w:rsidRPr="00FD7E02" w14:paraId="0C11B39F" w14:textId="77777777" w:rsidTr="00140E6E">
        <w:tc>
          <w:tcPr>
            <w:tcW w:w="1603" w:type="dxa"/>
            <w:vMerge w:val="restart"/>
            <w:shd w:val="pct10" w:color="auto" w:fill="auto"/>
          </w:tcPr>
          <w:p w14:paraId="2095FEBD" w14:textId="77777777" w:rsidR="00A83111" w:rsidRPr="00FD7E02" w:rsidRDefault="00A83111" w:rsidP="00140E6E">
            <w:pPr>
              <w:spacing w:line="360" w:lineRule="auto"/>
              <w:outlineLvl w:val="0"/>
              <w:rPr>
                <w:rFonts w:asciiTheme="majorBidi" w:hAnsiTheme="majorBidi" w:cstheme="majorBidi"/>
              </w:rPr>
            </w:pPr>
            <w:r w:rsidRPr="00FD7E02">
              <w:rPr>
                <w:rFonts w:asciiTheme="majorBidi" w:hAnsiTheme="majorBidi" w:cstheme="majorBidi"/>
              </w:rPr>
              <w:t xml:space="preserve">Williamsburg, </w:t>
            </w:r>
          </w:p>
          <w:p w14:paraId="355A67EF" w14:textId="77777777" w:rsidR="00A83111" w:rsidRPr="00FD7E02" w:rsidRDefault="00A83111" w:rsidP="00140E6E">
            <w:pPr>
              <w:spacing w:line="360" w:lineRule="auto"/>
              <w:outlineLvl w:val="0"/>
              <w:rPr>
                <w:rFonts w:asciiTheme="majorBidi" w:hAnsiTheme="majorBidi" w:cstheme="majorBidi"/>
              </w:rPr>
            </w:pPr>
            <w:r w:rsidRPr="00FD7E02">
              <w:rPr>
                <w:rFonts w:asciiTheme="majorBidi" w:hAnsiTheme="majorBidi" w:cstheme="majorBidi"/>
              </w:rPr>
              <w:t xml:space="preserve">Brooklyn </w:t>
            </w:r>
          </w:p>
        </w:tc>
        <w:tc>
          <w:tcPr>
            <w:tcW w:w="1643" w:type="dxa"/>
            <w:shd w:val="clear" w:color="auto" w:fill="auto"/>
          </w:tcPr>
          <w:p w14:paraId="68521C68" w14:textId="77777777" w:rsidR="00A83111" w:rsidRPr="00FD7E02" w:rsidRDefault="00A83111" w:rsidP="00140E6E">
            <w:pPr>
              <w:spacing w:line="360" w:lineRule="auto"/>
              <w:outlineLvl w:val="0"/>
              <w:rPr>
                <w:rFonts w:asciiTheme="majorBidi" w:hAnsiTheme="majorBidi" w:cstheme="majorBidi"/>
              </w:rPr>
            </w:pPr>
            <w:r w:rsidRPr="00FD7E02">
              <w:rPr>
                <w:rFonts w:asciiTheme="majorBidi" w:hAnsiTheme="majorBidi" w:cstheme="majorBidi"/>
              </w:rPr>
              <w:t>Residential</w:t>
            </w:r>
          </w:p>
        </w:tc>
        <w:tc>
          <w:tcPr>
            <w:tcW w:w="966" w:type="dxa"/>
          </w:tcPr>
          <w:p w14:paraId="3118A0CB"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47</w:t>
            </w:r>
          </w:p>
        </w:tc>
        <w:tc>
          <w:tcPr>
            <w:tcW w:w="1188" w:type="dxa"/>
          </w:tcPr>
          <w:p w14:paraId="18DD4B83"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2,067.03</w:t>
            </w:r>
          </w:p>
        </w:tc>
        <w:tc>
          <w:tcPr>
            <w:tcW w:w="985" w:type="dxa"/>
            <w:shd w:val="clear" w:color="auto" w:fill="auto"/>
          </w:tcPr>
          <w:p w14:paraId="7CA6AA2B"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13</w:t>
            </w:r>
          </w:p>
        </w:tc>
        <w:tc>
          <w:tcPr>
            <w:tcW w:w="1260" w:type="dxa"/>
            <w:shd w:val="clear" w:color="auto" w:fill="auto"/>
          </w:tcPr>
          <w:p w14:paraId="20DB1BB3"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702.59</w:t>
            </w:r>
          </w:p>
        </w:tc>
        <w:tc>
          <w:tcPr>
            <w:tcW w:w="1890" w:type="dxa"/>
            <w:shd w:val="clear" w:color="auto" w:fill="auto"/>
          </w:tcPr>
          <w:p w14:paraId="10C2610C"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66</w:t>
            </w:r>
          </w:p>
        </w:tc>
      </w:tr>
      <w:tr w:rsidR="00A83111" w:rsidRPr="00FD7E02" w14:paraId="5EEE651E" w14:textId="77777777" w:rsidTr="00140E6E">
        <w:tc>
          <w:tcPr>
            <w:tcW w:w="1603" w:type="dxa"/>
            <w:vMerge/>
            <w:shd w:val="pct10" w:color="auto" w:fill="auto"/>
          </w:tcPr>
          <w:p w14:paraId="1E249F53" w14:textId="77777777" w:rsidR="00A83111" w:rsidRPr="00FD7E02" w:rsidRDefault="00A83111" w:rsidP="00140E6E">
            <w:pPr>
              <w:spacing w:line="360" w:lineRule="auto"/>
              <w:outlineLvl w:val="0"/>
              <w:rPr>
                <w:rFonts w:asciiTheme="majorBidi" w:hAnsiTheme="majorBidi" w:cstheme="majorBidi"/>
              </w:rPr>
            </w:pPr>
          </w:p>
        </w:tc>
        <w:tc>
          <w:tcPr>
            <w:tcW w:w="1643" w:type="dxa"/>
            <w:shd w:val="clear" w:color="auto" w:fill="auto"/>
          </w:tcPr>
          <w:p w14:paraId="7E00EE58" w14:textId="77777777" w:rsidR="00A83111" w:rsidRPr="00FD7E02" w:rsidRDefault="00A83111" w:rsidP="00140E6E">
            <w:pPr>
              <w:spacing w:line="360" w:lineRule="auto"/>
              <w:outlineLvl w:val="0"/>
              <w:rPr>
                <w:rFonts w:asciiTheme="majorBidi" w:hAnsiTheme="majorBidi" w:cstheme="majorBidi"/>
              </w:rPr>
            </w:pPr>
            <w:r w:rsidRPr="00FD7E02">
              <w:rPr>
                <w:rFonts w:asciiTheme="majorBidi" w:hAnsiTheme="majorBidi" w:cstheme="majorBidi"/>
              </w:rPr>
              <w:t>Commercial</w:t>
            </w:r>
          </w:p>
        </w:tc>
        <w:tc>
          <w:tcPr>
            <w:tcW w:w="966" w:type="dxa"/>
          </w:tcPr>
          <w:p w14:paraId="04C492D8"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88</w:t>
            </w:r>
          </w:p>
        </w:tc>
        <w:tc>
          <w:tcPr>
            <w:tcW w:w="1188" w:type="dxa"/>
          </w:tcPr>
          <w:p w14:paraId="0442191A"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3,575.53</w:t>
            </w:r>
          </w:p>
        </w:tc>
        <w:tc>
          <w:tcPr>
            <w:tcW w:w="985" w:type="dxa"/>
            <w:shd w:val="clear" w:color="auto" w:fill="auto"/>
          </w:tcPr>
          <w:p w14:paraId="76C9A97F"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36</w:t>
            </w:r>
          </w:p>
        </w:tc>
        <w:tc>
          <w:tcPr>
            <w:tcW w:w="1260" w:type="dxa"/>
            <w:shd w:val="clear" w:color="auto" w:fill="auto"/>
          </w:tcPr>
          <w:p w14:paraId="3178700A"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1,535.27</w:t>
            </w:r>
          </w:p>
        </w:tc>
        <w:tc>
          <w:tcPr>
            <w:tcW w:w="1890" w:type="dxa"/>
            <w:shd w:val="clear" w:color="auto" w:fill="auto"/>
          </w:tcPr>
          <w:p w14:paraId="746EEFB2"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57</w:t>
            </w:r>
          </w:p>
        </w:tc>
      </w:tr>
      <w:tr w:rsidR="00A83111" w:rsidRPr="00FD7E02" w14:paraId="6179E8E0" w14:textId="77777777" w:rsidTr="00140E6E">
        <w:tc>
          <w:tcPr>
            <w:tcW w:w="1603" w:type="dxa"/>
            <w:vMerge/>
            <w:shd w:val="pct10" w:color="auto" w:fill="auto"/>
          </w:tcPr>
          <w:p w14:paraId="7AAA07A3" w14:textId="77777777" w:rsidR="00A83111" w:rsidRPr="00FD7E02" w:rsidRDefault="00A83111" w:rsidP="00140E6E">
            <w:pPr>
              <w:spacing w:line="360" w:lineRule="auto"/>
              <w:outlineLvl w:val="0"/>
              <w:rPr>
                <w:rFonts w:asciiTheme="majorBidi" w:hAnsiTheme="majorBidi" w:cstheme="majorBidi"/>
              </w:rPr>
            </w:pPr>
          </w:p>
        </w:tc>
        <w:tc>
          <w:tcPr>
            <w:tcW w:w="1643" w:type="dxa"/>
            <w:shd w:val="clear" w:color="auto" w:fill="auto"/>
          </w:tcPr>
          <w:p w14:paraId="67F3ECF3" w14:textId="77777777" w:rsidR="00A83111" w:rsidRPr="00FD7E02" w:rsidRDefault="00A83111" w:rsidP="00140E6E">
            <w:pPr>
              <w:spacing w:line="360" w:lineRule="auto"/>
              <w:outlineLvl w:val="0"/>
              <w:rPr>
                <w:rFonts w:asciiTheme="majorBidi" w:hAnsiTheme="majorBidi" w:cstheme="majorBidi"/>
              </w:rPr>
            </w:pPr>
            <w:r w:rsidRPr="00FD7E02">
              <w:rPr>
                <w:rFonts w:asciiTheme="majorBidi" w:hAnsiTheme="majorBidi" w:cstheme="majorBidi"/>
              </w:rPr>
              <w:t>Manufacturing</w:t>
            </w:r>
          </w:p>
        </w:tc>
        <w:tc>
          <w:tcPr>
            <w:tcW w:w="966" w:type="dxa"/>
          </w:tcPr>
          <w:p w14:paraId="13D6267C"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71</w:t>
            </w:r>
          </w:p>
        </w:tc>
        <w:tc>
          <w:tcPr>
            <w:tcW w:w="1188" w:type="dxa"/>
          </w:tcPr>
          <w:p w14:paraId="198F0E5C"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3,242.57</w:t>
            </w:r>
            <w:r w:rsidRPr="00FD7E02">
              <w:rPr>
                <w:rFonts w:asciiTheme="majorBidi" w:hAnsiTheme="majorBidi" w:cstheme="majorBidi"/>
              </w:rPr>
              <w:softHyphen/>
            </w:r>
            <w:r w:rsidRPr="00FD7E02">
              <w:rPr>
                <w:rFonts w:asciiTheme="majorBidi" w:hAnsiTheme="majorBidi" w:cstheme="majorBidi"/>
              </w:rPr>
              <w:softHyphen/>
            </w:r>
          </w:p>
        </w:tc>
        <w:tc>
          <w:tcPr>
            <w:tcW w:w="985" w:type="dxa"/>
            <w:shd w:val="clear" w:color="auto" w:fill="auto"/>
          </w:tcPr>
          <w:p w14:paraId="20269273"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19</w:t>
            </w:r>
          </w:p>
        </w:tc>
        <w:tc>
          <w:tcPr>
            <w:tcW w:w="1260" w:type="dxa"/>
            <w:shd w:val="clear" w:color="auto" w:fill="auto"/>
          </w:tcPr>
          <w:p w14:paraId="02CD1402"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962.79</w:t>
            </w:r>
          </w:p>
        </w:tc>
        <w:tc>
          <w:tcPr>
            <w:tcW w:w="1890" w:type="dxa"/>
            <w:shd w:val="clear" w:color="auto" w:fill="auto"/>
          </w:tcPr>
          <w:p w14:paraId="1085361E"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70</w:t>
            </w:r>
          </w:p>
        </w:tc>
      </w:tr>
      <w:tr w:rsidR="00A83111" w:rsidRPr="00FD7E02" w14:paraId="37509807" w14:textId="77777777" w:rsidTr="00140E6E">
        <w:tc>
          <w:tcPr>
            <w:tcW w:w="1603" w:type="dxa"/>
            <w:vMerge/>
            <w:shd w:val="pct10" w:color="auto" w:fill="auto"/>
          </w:tcPr>
          <w:p w14:paraId="1CE7D143" w14:textId="77777777" w:rsidR="00A83111" w:rsidRPr="00FD7E02" w:rsidRDefault="00A83111" w:rsidP="00140E6E">
            <w:pPr>
              <w:spacing w:line="360" w:lineRule="auto"/>
              <w:outlineLvl w:val="0"/>
              <w:rPr>
                <w:rFonts w:asciiTheme="majorBidi" w:hAnsiTheme="majorBidi" w:cstheme="majorBidi"/>
              </w:rPr>
            </w:pPr>
          </w:p>
        </w:tc>
        <w:tc>
          <w:tcPr>
            <w:tcW w:w="1643" w:type="dxa"/>
            <w:shd w:val="pct10" w:color="auto" w:fill="auto"/>
          </w:tcPr>
          <w:p w14:paraId="0453C2CC"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All</w:t>
            </w:r>
          </w:p>
        </w:tc>
        <w:tc>
          <w:tcPr>
            <w:tcW w:w="966" w:type="dxa"/>
            <w:shd w:val="pct10" w:color="auto" w:fill="auto"/>
          </w:tcPr>
          <w:p w14:paraId="1C64BC37" w14:textId="77777777" w:rsidR="00A83111" w:rsidRPr="00FD7E02" w:rsidRDefault="00A83111" w:rsidP="00140E6E">
            <w:pPr>
              <w:spacing w:line="360" w:lineRule="auto"/>
              <w:jc w:val="center"/>
              <w:outlineLvl w:val="0"/>
              <w:rPr>
                <w:rFonts w:asciiTheme="majorBidi" w:hAnsiTheme="majorBidi" w:cstheme="majorBidi"/>
                <w:b/>
                <w:bCs/>
              </w:rPr>
            </w:pPr>
            <w:r w:rsidRPr="00FD7E02">
              <w:rPr>
                <w:rFonts w:asciiTheme="majorBidi" w:hAnsiTheme="majorBidi" w:cstheme="majorBidi"/>
                <w:b/>
                <w:bCs/>
              </w:rPr>
              <w:t>206</w:t>
            </w:r>
          </w:p>
        </w:tc>
        <w:tc>
          <w:tcPr>
            <w:tcW w:w="1188" w:type="dxa"/>
            <w:shd w:val="pct10" w:color="auto" w:fill="auto"/>
          </w:tcPr>
          <w:p w14:paraId="5F9554FB" w14:textId="77777777" w:rsidR="00A83111" w:rsidRPr="00FD7E02" w:rsidRDefault="00A83111" w:rsidP="00140E6E">
            <w:pPr>
              <w:spacing w:line="360" w:lineRule="auto"/>
              <w:jc w:val="center"/>
              <w:outlineLvl w:val="0"/>
              <w:rPr>
                <w:rFonts w:asciiTheme="majorBidi" w:hAnsiTheme="majorBidi" w:cstheme="majorBidi"/>
                <w:b/>
                <w:bCs/>
              </w:rPr>
            </w:pPr>
            <w:r w:rsidRPr="00FD7E02">
              <w:rPr>
                <w:rFonts w:asciiTheme="majorBidi" w:hAnsiTheme="majorBidi" w:cstheme="majorBidi"/>
                <w:b/>
                <w:bCs/>
              </w:rPr>
              <w:t>8,885.13</w:t>
            </w:r>
          </w:p>
        </w:tc>
        <w:tc>
          <w:tcPr>
            <w:tcW w:w="985" w:type="dxa"/>
            <w:shd w:val="pct10" w:color="auto" w:fill="auto"/>
          </w:tcPr>
          <w:p w14:paraId="7EEA1A90" w14:textId="77777777" w:rsidR="00A83111" w:rsidRPr="00FD7E02" w:rsidRDefault="00A83111" w:rsidP="00140E6E">
            <w:pPr>
              <w:spacing w:line="360" w:lineRule="auto"/>
              <w:jc w:val="center"/>
              <w:outlineLvl w:val="0"/>
              <w:rPr>
                <w:rFonts w:asciiTheme="majorBidi" w:hAnsiTheme="majorBidi" w:cstheme="majorBidi"/>
                <w:b/>
                <w:bCs/>
              </w:rPr>
            </w:pPr>
            <w:r w:rsidRPr="00FD7E02">
              <w:rPr>
                <w:rFonts w:asciiTheme="majorBidi" w:hAnsiTheme="majorBidi" w:cstheme="majorBidi"/>
                <w:b/>
                <w:bCs/>
              </w:rPr>
              <w:t>68</w:t>
            </w:r>
          </w:p>
        </w:tc>
        <w:tc>
          <w:tcPr>
            <w:tcW w:w="1260" w:type="dxa"/>
            <w:shd w:val="pct10" w:color="auto" w:fill="auto"/>
          </w:tcPr>
          <w:p w14:paraId="760A1067" w14:textId="77777777" w:rsidR="00A83111" w:rsidRPr="00FD7E02" w:rsidRDefault="00A83111" w:rsidP="00140E6E">
            <w:pPr>
              <w:spacing w:line="360" w:lineRule="auto"/>
              <w:jc w:val="center"/>
              <w:outlineLvl w:val="0"/>
              <w:rPr>
                <w:rFonts w:asciiTheme="majorBidi" w:hAnsiTheme="majorBidi" w:cstheme="majorBidi"/>
                <w:b/>
                <w:bCs/>
              </w:rPr>
            </w:pPr>
            <w:r w:rsidRPr="00FD7E02">
              <w:rPr>
                <w:rFonts w:asciiTheme="majorBidi" w:hAnsiTheme="majorBidi" w:cstheme="majorBidi"/>
                <w:b/>
                <w:bCs/>
              </w:rPr>
              <w:t>3,200.64</w:t>
            </w:r>
          </w:p>
        </w:tc>
        <w:tc>
          <w:tcPr>
            <w:tcW w:w="1890" w:type="dxa"/>
            <w:shd w:val="pct10" w:color="auto" w:fill="auto"/>
          </w:tcPr>
          <w:p w14:paraId="7B2436A0" w14:textId="77777777" w:rsidR="00A83111" w:rsidRPr="00FD7E02" w:rsidRDefault="00A83111" w:rsidP="00140E6E">
            <w:pPr>
              <w:spacing w:line="360" w:lineRule="auto"/>
              <w:jc w:val="center"/>
              <w:outlineLvl w:val="0"/>
              <w:rPr>
                <w:rFonts w:asciiTheme="majorBidi" w:hAnsiTheme="majorBidi" w:cstheme="majorBidi"/>
                <w:b/>
                <w:bCs/>
              </w:rPr>
            </w:pPr>
            <w:r w:rsidRPr="00FD7E02">
              <w:rPr>
                <w:rFonts w:asciiTheme="majorBidi" w:hAnsiTheme="majorBidi" w:cstheme="majorBidi"/>
                <w:b/>
                <w:bCs/>
              </w:rPr>
              <w:t>64</w:t>
            </w:r>
          </w:p>
        </w:tc>
      </w:tr>
      <w:tr w:rsidR="00A83111" w:rsidRPr="00FD7E02" w14:paraId="4311870F" w14:textId="77777777" w:rsidTr="00140E6E">
        <w:tc>
          <w:tcPr>
            <w:tcW w:w="1603" w:type="dxa"/>
            <w:vMerge w:val="restart"/>
            <w:shd w:val="pct10" w:color="auto" w:fill="auto"/>
          </w:tcPr>
          <w:p w14:paraId="29E520C8" w14:textId="77777777" w:rsidR="00A83111" w:rsidRPr="00FD7E02" w:rsidRDefault="00A83111" w:rsidP="00140E6E">
            <w:pPr>
              <w:spacing w:line="360" w:lineRule="auto"/>
              <w:outlineLvl w:val="0"/>
              <w:rPr>
                <w:rFonts w:asciiTheme="majorBidi" w:hAnsiTheme="majorBidi" w:cstheme="majorBidi"/>
              </w:rPr>
            </w:pPr>
            <w:r w:rsidRPr="00FD7E02">
              <w:rPr>
                <w:rFonts w:asciiTheme="majorBidi" w:hAnsiTheme="majorBidi" w:cstheme="majorBidi"/>
              </w:rPr>
              <w:t>All districts</w:t>
            </w:r>
          </w:p>
        </w:tc>
        <w:tc>
          <w:tcPr>
            <w:tcW w:w="1643" w:type="dxa"/>
            <w:shd w:val="clear" w:color="auto" w:fill="auto"/>
          </w:tcPr>
          <w:p w14:paraId="56276322" w14:textId="77777777" w:rsidR="00A83111" w:rsidRPr="00FD7E02" w:rsidRDefault="00A83111" w:rsidP="00140E6E">
            <w:pPr>
              <w:spacing w:line="360" w:lineRule="auto"/>
              <w:outlineLvl w:val="0"/>
              <w:rPr>
                <w:rFonts w:asciiTheme="majorBidi" w:hAnsiTheme="majorBidi" w:cstheme="majorBidi"/>
              </w:rPr>
            </w:pPr>
            <w:r w:rsidRPr="00FD7E02">
              <w:rPr>
                <w:rFonts w:asciiTheme="majorBidi" w:hAnsiTheme="majorBidi" w:cstheme="majorBidi"/>
              </w:rPr>
              <w:t>Residential</w:t>
            </w:r>
          </w:p>
        </w:tc>
        <w:tc>
          <w:tcPr>
            <w:tcW w:w="966" w:type="dxa"/>
          </w:tcPr>
          <w:p w14:paraId="4012FE52"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228</w:t>
            </w:r>
          </w:p>
        </w:tc>
        <w:tc>
          <w:tcPr>
            <w:tcW w:w="1188" w:type="dxa"/>
          </w:tcPr>
          <w:p w14:paraId="33B36A01"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10,442.42</w:t>
            </w:r>
          </w:p>
        </w:tc>
        <w:tc>
          <w:tcPr>
            <w:tcW w:w="985" w:type="dxa"/>
            <w:shd w:val="clear" w:color="auto" w:fill="auto"/>
          </w:tcPr>
          <w:p w14:paraId="04F67684"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57</w:t>
            </w:r>
          </w:p>
        </w:tc>
        <w:tc>
          <w:tcPr>
            <w:tcW w:w="1260" w:type="dxa"/>
            <w:shd w:val="clear" w:color="auto" w:fill="auto"/>
          </w:tcPr>
          <w:p w14:paraId="7E2D6ABC"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2,747.39</w:t>
            </w:r>
          </w:p>
        </w:tc>
        <w:tc>
          <w:tcPr>
            <w:tcW w:w="1890" w:type="dxa"/>
            <w:shd w:val="clear" w:color="auto" w:fill="auto"/>
          </w:tcPr>
          <w:p w14:paraId="2F64A4C3"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74</w:t>
            </w:r>
          </w:p>
        </w:tc>
      </w:tr>
      <w:tr w:rsidR="00A83111" w:rsidRPr="00FD7E02" w14:paraId="1664B056" w14:textId="77777777" w:rsidTr="00140E6E">
        <w:tc>
          <w:tcPr>
            <w:tcW w:w="1603" w:type="dxa"/>
            <w:vMerge/>
            <w:shd w:val="pct10" w:color="auto" w:fill="auto"/>
          </w:tcPr>
          <w:p w14:paraId="12772976" w14:textId="77777777" w:rsidR="00A83111" w:rsidRPr="00FD7E02" w:rsidRDefault="00A83111" w:rsidP="00140E6E">
            <w:pPr>
              <w:spacing w:line="360" w:lineRule="auto"/>
              <w:outlineLvl w:val="0"/>
              <w:rPr>
                <w:rFonts w:asciiTheme="majorBidi" w:hAnsiTheme="majorBidi" w:cstheme="majorBidi"/>
              </w:rPr>
            </w:pPr>
          </w:p>
        </w:tc>
        <w:tc>
          <w:tcPr>
            <w:tcW w:w="1643" w:type="dxa"/>
            <w:shd w:val="clear" w:color="auto" w:fill="auto"/>
          </w:tcPr>
          <w:p w14:paraId="007E53A3" w14:textId="77777777" w:rsidR="00A83111" w:rsidRPr="00FD7E02" w:rsidRDefault="00A83111" w:rsidP="00140E6E">
            <w:pPr>
              <w:spacing w:line="360" w:lineRule="auto"/>
              <w:outlineLvl w:val="0"/>
              <w:rPr>
                <w:rFonts w:asciiTheme="majorBidi" w:hAnsiTheme="majorBidi" w:cstheme="majorBidi"/>
              </w:rPr>
            </w:pPr>
            <w:r w:rsidRPr="00FD7E02">
              <w:rPr>
                <w:rFonts w:asciiTheme="majorBidi" w:hAnsiTheme="majorBidi" w:cstheme="majorBidi"/>
              </w:rPr>
              <w:t>Commercial</w:t>
            </w:r>
          </w:p>
        </w:tc>
        <w:tc>
          <w:tcPr>
            <w:tcW w:w="966" w:type="dxa"/>
          </w:tcPr>
          <w:p w14:paraId="095B376F"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119</w:t>
            </w:r>
          </w:p>
        </w:tc>
        <w:tc>
          <w:tcPr>
            <w:tcW w:w="1188" w:type="dxa"/>
          </w:tcPr>
          <w:p w14:paraId="0B6A5F0B"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5,009.94</w:t>
            </w:r>
          </w:p>
        </w:tc>
        <w:tc>
          <w:tcPr>
            <w:tcW w:w="985" w:type="dxa"/>
            <w:shd w:val="clear" w:color="auto" w:fill="auto"/>
          </w:tcPr>
          <w:p w14:paraId="0ACCCD14"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51</w:t>
            </w:r>
          </w:p>
        </w:tc>
        <w:tc>
          <w:tcPr>
            <w:tcW w:w="1260" w:type="dxa"/>
            <w:shd w:val="clear" w:color="auto" w:fill="auto"/>
          </w:tcPr>
          <w:p w14:paraId="6DE42A34"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2,200.41</w:t>
            </w:r>
          </w:p>
        </w:tc>
        <w:tc>
          <w:tcPr>
            <w:tcW w:w="1890" w:type="dxa"/>
            <w:shd w:val="clear" w:color="auto" w:fill="auto"/>
          </w:tcPr>
          <w:p w14:paraId="6533FC58"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56</w:t>
            </w:r>
          </w:p>
        </w:tc>
      </w:tr>
      <w:tr w:rsidR="00A83111" w:rsidRPr="00FD7E02" w14:paraId="4564F6B9" w14:textId="77777777" w:rsidTr="00140E6E">
        <w:tc>
          <w:tcPr>
            <w:tcW w:w="1603" w:type="dxa"/>
            <w:vMerge/>
            <w:shd w:val="pct10" w:color="auto" w:fill="auto"/>
          </w:tcPr>
          <w:p w14:paraId="2FCD8A17" w14:textId="77777777" w:rsidR="00A83111" w:rsidRPr="00FD7E02" w:rsidRDefault="00A83111" w:rsidP="00140E6E">
            <w:pPr>
              <w:spacing w:line="360" w:lineRule="auto"/>
              <w:outlineLvl w:val="0"/>
              <w:rPr>
                <w:rFonts w:asciiTheme="majorBidi" w:hAnsiTheme="majorBidi" w:cstheme="majorBidi"/>
              </w:rPr>
            </w:pPr>
          </w:p>
        </w:tc>
        <w:tc>
          <w:tcPr>
            <w:tcW w:w="1643" w:type="dxa"/>
            <w:shd w:val="clear" w:color="auto" w:fill="auto"/>
          </w:tcPr>
          <w:p w14:paraId="7B376CB1" w14:textId="77777777" w:rsidR="00A83111" w:rsidRPr="00FD7E02" w:rsidRDefault="00A83111" w:rsidP="00140E6E">
            <w:pPr>
              <w:spacing w:line="360" w:lineRule="auto"/>
              <w:outlineLvl w:val="0"/>
              <w:rPr>
                <w:rFonts w:asciiTheme="majorBidi" w:hAnsiTheme="majorBidi" w:cstheme="majorBidi"/>
              </w:rPr>
            </w:pPr>
            <w:r w:rsidRPr="00FD7E02">
              <w:rPr>
                <w:rFonts w:asciiTheme="majorBidi" w:hAnsiTheme="majorBidi" w:cstheme="majorBidi"/>
              </w:rPr>
              <w:t>Manufacturing</w:t>
            </w:r>
          </w:p>
        </w:tc>
        <w:tc>
          <w:tcPr>
            <w:tcW w:w="966" w:type="dxa"/>
          </w:tcPr>
          <w:p w14:paraId="1851C86D"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206</w:t>
            </w:r>
          </w:p>
        </w:tc>
        <w:tc>
          <w:tcPr>
            <w:tcW w:w="1188" w:type="dxa"/>
          </w:tcPr>
          <w:p w14:paraId="1482B679"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9,610.82</w:t>
            </w:r>
          </w:p>
        </w:tc>
        <w:tc>
          <w:tcPr>
            <w:tcW w:w="985" w:type="dxa"/>
            <w:shd w:val="clear" w:color="auto" w:fill="auto"/>
          </w:tcPr>
          <w:p w14:paraId="759EEE43"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53</w:t>
            </w:r>
          </w:p>
        </w:tc>
        <w:tc>
          <w:tcPr>
            <w:tcW w:w="1260" w:type="dxa"/>
            <w:shd w:val="clear" w:color="auto" w:fill="auto"/>
          </w:tcPr>
          <w:p w14:paraId="6D2763EB"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2,601.86</w:t>
            </w:r>
          </w:p>
        </w:tc>
        <w:tc>
          <w:tcPr>
            <w:tcW w:w="1890" w:type="dxa"/>
            <w:shd w:val="clear" w:color="auto" w:fill="auto"/>
          </w:tcPr>
          <w:p w14:paraId="1B3117A6"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73</w:t>
            </w:r>
          </w:p>
        </w:tc>
      </w:tr>
      <w:tr w:rsidR="00A83111" w:rsidRPr="00FD7E02" w14:paraId="0DFCD6C7" w14:textId="77777777" w:rsidTr="00140E6E">
        <w:trPr>
          <w:trHeight w:val="224"/>
        </w:trPr>
        <w:tc>
          <w:tcPr>
            <w:tcW w:w="1603" w:type="dxa"/>
            <w:vMerge/>
            <w:shd w:val="pct10" w:color="auto" w:fill="auto"/>
          </w:tcPr>
          <w:p w14:paraId="4D59F29E" w14:textId="77777777" w:rsidR="00A83111" w:rsidRPr="00FD7E02" w:rsidRDefault="00A83111" w:rsidP="00140E6E">
            <w:pPr>
              <w:spacing w:line="360" w:lineRule="auto"/>
              <w:outlineLvl w:val="0"/>
              <w:rPr>
                <w:rFonts w:asciiTheme="majorBidi" w:hAnsiTheme="majorBidi" w:cstheme="majorBidi"/>
              </w:rPr>
            </w:pPr>
          </w:p>
        </w:tc>
        <w:tc>
          <w:tcPr>
            <w:tcW w:w="1643" w:type="dxa"/>
            <w:shd w:val="pct10" w:color="auto" w:fill="auto"/>
          </w:tcPr>
          <w:p w14:paraId="0EBD8852" w14:textId="77777777" w:rsidR="00A83111" w:rsidRPr="00FD7E02" w:rsidRDefault="00A83111" w:rsidP="00140E6E">
            <w:pPr>
              <w:spacing w:line="360" w:lineRule="auto"/>
              <w:jc w:val="center"/>
              <w:outlineLvl w:val="0"/>
              <w:rPr>
                <w:rFonts w:asciiTheme="majorBidi" w:hAnsiTheme="majorBidi" w:cstheme="majorBidi"/>
              </w:rPr>
            </w:pPr>
            <w:r w:rsidRPr="00FD7E02">
              <w:rPr>
                <w:rFonts w:asciiTheme="majorBidi" w:hAnsiTheme="majorBidi" w:cstheme="majorBidi"/>
              </w:rPr>
              <w:t>All</w:t>
            </w:r>
          </w:p>
        </w:tc>
        <w:tc>
          <w:tcPr>
            <w:tcW w:w="966" w:type="dxa"/>
            <w:shd w:val="pct10" w:color="auto" w:fill="auto"/>
          </w:tcPr>
          <w:p w14:paraId="18235B01" w14:textId="77777777" w:rsidR="00A83111" w:rsidRPr="00FD7E02" w:rsidRDefault="00A83111" w:rsidP="00140E6E">
            <w:pPr>
              <w:spacing w:line="360" w:lineRule="auto"/>
              <w:jc w:val="center"/>
              <w:outlineLvl w:val="0"/>
              <w:rPr>
                <w:rFonts w:asciiTheme="majorBidi" w:hAnsiTheme="majorBidi" w:cstheme="majorBidi"/>
                <w:b/>
                <w:bCs/>
              </w:rPr>
            </w:pPr>
            <w:r w:rsidRPr="00FD7E02">
              <w:rPr>
                <w:rFonts w:asciiTheme="majorBidi" w:hAnsiTheme="majorBidi" w:cstheme="majorBidi"/>
                <w:b/>
                <w:bCs/>
              </w:rPr>
              <w:t>553</w:t>
            </w:r>
          </w:p>
        </w:tc>
        <w:tc>
          <w:tcPr>
            <w:tcW w:w="1188" w:type="dxa"/>
            <w:shd w:val="pct10" w:color="auto" w:fill="auto"/>
          </w:tcPr>
          <w:p w14:paraId="1F66E518" w14:textId="77777777" w:rsidR="00A83111" w:rsidRPr="00FD7E02" w:rsidRDefault="00A83111" w:rsidP="00140E6E">
            <w:pPr>
              <w:spacing w:line="360" w:lineRule="auto"/>
              <w:jc w:val="center"/>
              <w:outlineLvl w:val="0"/>
              <w:rPr>
                <w:rFonts w:asciiTheme="majorBidi" w:hAnsiTheme="majorBidi" w:cstheme="majorBidi"/>
                <w:b/>
                <w:bCs/>
              </w:rPr>
            </w:pPr>
            <w:r w:rsidRPr="00FD7E02">
              <w:rPr>
                <w:rFonts w:asciiTheme="majorBidi" w:hAnsiTheme="majorBidi" w:cstheme="majorBidi"/>
                <w:b/>
                <w:bCs/>
              </w:rPr>
              <w:t>25,063.18</w:t>
            </w:r>
          </w:p>
        </w:tc>
        <w:tc>
          <w:tcPr>
            <w:tcW w:w="985" w:type="dxa"/>
            <w:shd w:val="pct10" w:color="auto" w:fill="auto"/>
          </w:tcPr>
          <w:p w14:paraId="496F983E" w14:textId="77777777" w:rsidR="00A83111" w:rsidRPr="00FD7E02" w:rsidRDefault="00A83111" w:rsidP="00140E6E">
            <w:pPr>
              <w:spacing w:line="360" w:lineRule="auto"/>
              <w:jc w:val="center"/>
              <w:outlineLvl w:val="0"/>
              <w:rPr>
                <w:rFonts w:asciiTheme="majorBidi" w:hAnsiTheme="majorBidi" w:cstheme="majorBidi"/>
                <w:b/>
                <w:bCs/>
              </w:rPr>
            </w:pPr>
            <w:r w:rsidRPr="00FD7E02">
              <w:rPr>
                <w:rFonts w:asciiTheme="majorBidi" w:hAnsiTheme="majorBidi" w:cstheme="majorBidi"/>
                <w:b/>
                <w:bCs/>
              </w:rPr>
              <w:t>161</w:t>
            </w:r>
          </w:p>
        </w:tc>
        <w:tc>
          <w:tcPr>
            <w:tcW w:w="1260" w:type="dxa"/>
            <w:shd w:val="pct10" w:color="auto" w:fill="auto"/>
          </w:tcPr>
          <w:p w14:paraId="59306A26" w14:textId="77777777" w:rsidR="00A83111" w:rsidRPr="00FD7E02" w:rsidRDefault="00A83111" w:rsidP="00140E6E">
            <w:pPr>
              <w:spacing w:line="360" w:lineRule="auto"/>
              <w:jc w:val="center"/>
              <w:outlineLvl w:val="0"/>
              <w:rPr>
                <w:rFonts w:asciiTheme="majorBidi" w:hAnsiTheme="majorBidi" w:cstheme="majorBidi"/>
                <w:b/>
                <w:bCs/>
              </w:rPr>
            </w:pPr>
            <w:r w:rsidRPr="00FD7E02">
              <w:rPr>
                <w:rFonts w:asciiTheme="majorBidi" w:hAnsiTheme="majorBidi" w:cstheme="majorBidi"/>
                <w:b/>
                <w:bCs/>
              </w:rPr>
              <w:t>7,549.66</w:t>
            </w:r>
          </w:p>
        </w:tc>
        <w:tc>
          <w:tcPr>
            <w:tcW w:w="1890" w:type="dxa"/>
            <w:shd w:val="pct10" w:color="auto" w:fill="auto"/>
          </w:tcPr>
          <w:p w14:paraId="316515AA" w14:textId="77777777" w:rsidR="00A83111" w:rsidRPr="00FD7E02" w:rsidRDefault="00A83111" w:rsidP="00140E6E">
            <w:pPr>
              <w:spacing w:line="360" w:lineRule="auto"/>
              <w:jc w:val="center"/>
              <w:outlineLvl w:val="0"/>
              <w:rPr>
                <w:rFonts w:asciiTheme="majorBidi" w:hAnsiTheme="majorBidi" w:cstheme="majorBidi"/>
                <w:b/>
                <w:bCs/>
              </w:rPr>
            </w:pPr>
            <w:r w:rsidRPr="00FD7E02">
              <w:rPr>
                <w:rFonts w:asciiTheme="majorBidi" w:hAnsiTheme="majorBidi" w:cstheme="majorBidi"/>
                <w:b/>
                <w:bCs/>
              </w:rPr>
              <w:t>70</w:t>
            </w:r>
          </w:p>
        </w:tc>
      </w:tr>
    </w:tbl>
    <w:p w14:paraId="1C346706" w14:textId="3C37693C" w:rsidR="00894F46" w:rsidRPr="00FD7E02" w:rsidRDefault="00894F46" w:rsidP="00D64D9F">
      <w:pPr>
        <w:spacing w:line="480" w:lineRule="auto"/>
        <w:rPr>
          <w:rFonts w:asciiTheme="majorBidi" w:hAnsiTheme="majorBidi" w:cstheme="majorBidi"/>
        </w:rPr>
      </w:pPr>
      <w:r w:rsidRPr="00FD7E02">
        <w:rPr>
          <w:rFonts w:asciiTheme="majorBidi" w:hAnsiTheme="majorBidi" w:cstheme="majorBidi"/>
        </w:rPr>
        <w:br w:type="page"/>
      </w:r>
    </w:p>
    <w:p w14:paraId="1F887D01" w14:textId="1BB3ED85" w:rsidR="00894F46" w:rsidRPr="00FD7E02" w:rsidRDefault="00894F46" w:rsidP="00684814">
      <w:pPr>
        <w:spacing w:line="480" w:lineRule="auto"/>
        <w:outlineLvl w:val="0"/>
        <w:rPr>
          <w:rFonts w:asciiTheme="majorBidi" w:hAnsiTheme="majorBidi" w:cstheme="majorBidi"/>
          <w:sz w:val="22"/>
          <w:szCs w:val="22"/>
        </w:rPr>
      </w:pPr>
    </w:p>
    <w:p w14:paraId="1C0403BB" w14:textId="77777777" w:rsidR="001438EA" w:rsidRPr="00FD7E02" w:rsidRDefault="001438EA" w:rsidP="00684814">
      <w:pPr>
        <w:spacing w:line="480" w:lineRule="auto"/>
        <w:outlineLvl w:val="0"/>
        <w:rPr>
          <w:rFonts w:asciiTheme="majorBidi" w:hAnsiTheme="majorBidi" w:cstheme="majorBidi"/>
          <w:sz w:val="22"/>
          <w:szCs w:val="22"/>
        </w:rPr>
      </w:pPr>
    </w:p>
    <w:p w14:paraId="3B4FE90D" w14:textId="77777777" w:rsidR="001438EA" w:rsidRPr="00FD7E02" w:rsidRDefault="001438EA" w:rsidP="00684814">
      <w:pPr>
        <w:spacing w:line="480" w:lineRule="auto"/>
        <w:outlineLvl w:val="0"/>
        <w:rPr>
          <w:rFonts w:asciiTheme="majorBidi" w:hAnsiTheme="majorBidi" w:cstheme="majorBidi"/>
          <w:sz w:val="22"/>
          <w:szCs w:val="22"/>
        </w:rPr>
      </w:pPr>
    </w:p>
    <w:p w14:paraId="54862E54" w14:textId="383AC7F8" w:rsidR="00CC7BDD" w:rsidRPr="00FD7E02" w:rsidRDefault="00CC7BDD" w:rsidP="00684814">
      <w:pPr>
        <w:spacing w:line="480" w:lineRule="auto"/>
        <w:outlineLvl w:val="0"/>
        <w:rPr>
          <w:rFonts w:asciiTheme="majorBidi" w:hAnsiTheme="majorBidi" w:cstheme="majorBidi"/>
          <w:sz w:val="22"/>
          <w:szCs w:val="22"/>
        </w:rPr>
      </w:pPr>
      <w:r w:rsidRPr="00FD7E02">
        <w:rPr>
          <w:rFonts w:asciiTheme="majorBidi" w:hAnsiTheme="majorBidi" w:cstheme="majorBidi"/>
          <w:noProof/>
          <w:sz w:val="22"/>
          <w:szCs w:val="22"/>
        </w:rPr>
        <w:drawing>
          <wp:anchor distT="0" distB="0" distL="114300" distR="114300" simplePos="0" relativeHeight="251700224" behindDoc="0" locked="0" layoutInCell="1" allowOverlap="1" wp14:anchorId="591D6903" wp14:editId="6A1338B2">
            <wp:simplePos x="0" y="0"/>
            <wp:positionH relativeFrom="column">
              <wp:posOffset>-62865</wp:posOffset>
            </wp:positionH>
            <wp:positionV relativeFrom="paragraph">
              <wp:posOffset>601345</wp:posOffset>
            </wp:positionV>
            <wp:extent cx="5943600" cy="4202430"/>
            <wp:effectExtent l="0" t="0" r="0" b="0"/>
            <wp:wrapTopAndBottom/>
            <wp:docPr id="19" name="Picture 19" descr="/Users/Nada/Desktop/map_fo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Nada/Desktop/map_fov.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02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7B5F13" w14:textId="42163C47" w:rsidR="00CC7BDD" w:rsidRPr="00FD7E02" w:rsidRDefault="00CC7BDD" w:rsidP="00684814">
      <w:pPr>
        <w:spacing w:line="480" w:lineRule="auto"/>
        <w:outlineLvl w:val="0"/>
        <w:rPr>
          <w:rFonts w:asciiTheme="majorBidi" w:hAnsiTheme="majorBidi" w:cstheme="majorBidi"/>
          <w:i/>
          <w:iCs/>
          <w:sz w:val="22"/>
          <w:szCs w:val="22"/>
        </w:rPr>
      </w:pPr>
      <w:r w:rsidRPr="00FD7E02">
        <w:rPr>
          <w:noProof/>
        </w:rPr>
        <mc:AlternateContent>
          <mc:Choice Requires="wps">
            <w:drawing>
              <wp:anchor distT="0" distB="0" distL="114300" distR="114300" simplePos="0" relativeHeight="251702272" behindDoc="0" locked="0" layoutInCell="1" allowOverlap="1" wp14:anchorId="1E925178" wp14:editId="1C0A7BC8">
                <wp:simplePos x="0" y="0"/>
                <wp:positionH relativeFrom="column">
                  <wp:posOffset>-62865</wp:posOffset>
                </wp:positionH>
                <wp:positionV relativeFrom="paragraph">
                  <wp:posOffset>4612005</wp:posOffset>
                </wp:positionV>
                <wp:extent cx="5943600" cy="287655"/>
                <wp:effectExtent l="0" t="0" r="0" b="0"/>
                <wp:wrapThrough wrapText="bothSides">
                  <wp:wrapPolygon edited="0">
                    <wp:start x="0" y="0"/>
                    <wp:lineTo x="0" y="19073"/>
                    <wp:lineTo x="21508" y="19073"/>
                    <wp:lineTo x="21508"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287655"/>
                        </a:xfrm>
                        <a:prstGeom prst="rect">
                          <a:avLst/>
                        </a:prstGeom>
                        <a:solidFill>
                          <a:prstClr val="white"/>
                        </a:solidFill>
                        <a:ln>
                          <a:noFill/>
                        </a:ln>
                        <a:effectLst/>
                      </wps:spPr>
                      <wps:txbx>
                        <w:txbxContent>
                          <w:p w14:paraId="56FB9DCC" w14:textId="647213E3" w:rsidR="00CC7BDD" w:rsidRPr="00CC7BDD" w:rsidRDefault="00CC7BDD" w:rsidP="00CC7BDD">
                            <w:pPr>
                              <w:pStyle w:val="Caption"/>
                              <w:rPr>
                                <w:rFonts w:asciiTheme="majorBidi" w:hAnsiTheme="majorBidi" w:cstheme="majorBidi"/>
                                <w:noProof/>
                                <w:sz w:val="22"/>
                                <w:szCs w:val="22"/>
                              </w:rPr>
                            </w:pPr>
                            <w:r w:rsidRPr="00CC7BDD">
                              <w:rPr>
                                <w:sz w:val="22"/>
                                <w:szCs w:val="22"/>
                              </w:rPr>
                              <w:t xml:space="preserve">Figure </w:t>
                            </w:r>
                            <w:r w:rsidRPr="00CC7BDD">
                              <w:rPr>
                                <w:sz w:val="22"/>
                                <w:szCs w:val="22"/>
                              </w:rPr>
                              <w:fldChar w:fldCharType="begin"/>
                            </w:r>
                            <w:r w:rsidRPr="00CC7BDD">
                              <w:rPr>
                                <w:sz w:val="22"/>
                                <w:szCs w:val="22"/>
                              </w:rPr>
                              <w:instrText xml:space="preserve"> SEQ Figure \* ARABIC </w:instrText>
                            </w:r>
                            <w:r w:rsidRPr="00CC7BDD">
                              <w:rPr>
                                <w:sz w:val="22"/>
                                <w:szCs w:val="22"/>
                              </w:rPr>
                              <w:fldChar w:fldCharType="separate"/>
                            </w:r>
                            <w:r w:rsidRPr="00CC7BDD">
                              <w:rPr>
                                <w:noProof/>
                                <w:sz w:val="22"/>
                                <w:szCs w:val="22"/>
                              </w:rPr>
                              <w:t>2</w:t>
                            </w:r>
                            <w:r w:rsidRPr="00CC7BDD">
                              <w:rPr>
                                <w:sz w:val="22"/>
                                <w:szCs w:val="22"/>
                              </w:rPr>
                              <w:fldChar w:fldCharType="end"/>
                            </w:r>
                            <w:r w:rsidRPr="00CC7BDD">
                              <w:rPr>
                                <w:sz w:val="22"/>
                                <w:szCs w:val="22"/>
                              </w:rPr>
                              <w:t>.</w:t>
                            </w:r>
                            <w:r w:rsidRPr="00CC7BDD">
                              <w:rPr>
                                <w:i w:val="0"/>
                                <w:iCs w:val="0"/>
                                <w:sz w:val="22"/>
                                <w:szCs w:val="22"/>
                              </w:rPr>
                              <w:t xml:space="preserve"> Each cameras field of view relative to the buildings they are placed 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25178" id="Text Box 20" o:spid="_x0000_s1027" type="#_x0000_t202" style="position:absolute;margin-left:-4.95pt;margin-top:363.15pt;width:468pt;height:22.6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" stroked="f">
                <v:textbox style="mso-fit-shape-to-text:t" inset="0,0,0,0">
                  <w:txbxContent>
                    <w:p w14:paraId="56FB9DCC" w14:textId="647213E3" w:rsidR="00CC7BDD" w:rsidRPr="00CC7BDD" w:rsidRDefault="00CC7BDD" w:rsidP="00CC7BDD">
                      <w:pPr>
                        <w:pStyle w:val="Caption"/>
                        <w:rPr>
                          <w:rFonts w:asciiTheme="majorBidi" w:hAnsiTheme="majorBidi" w:cstheme="majorBidi"/>
                          <w:noProof/>
                          <w:sz w:val="22"/>
                          <w:szCs w:val="22"/>
                        </w:rPr>
                      </w:pPr>
                      <w:r w:rsidRPr="00CC7BDD">
                        <w:rPr>
                          <w:sz w:val="22"/>
                          <w:szCs w:val="22"/>
                        </w:rPr>
                        <w:t xml:space="preserve">Figure </w:t>
                      </w:r>
                      <w:r w:rsidRPr="00CC7BDD">
                        <w:rPr>
                          <w:sz w:val="22"/>
                          <w:szCs w:val="22"/>
                        </w:rPr>
                        <w:fldChar w:fldCharType="begin"/>
                      </w:r>
                      <w:r w:rsidRPr="00CC7BDD">
                        <w:rPr>
                          <w:sz w:val="22"/>
                          <w:szCs w:val="22"/>
                        </w:rPr>
                        <w:instrText xml:space="preserve"> SEQ Figure \* ARABIC </w:instrText>
                      </w:r>
                      <w:r w:rsidRPr="00CC7BDD">
                        <w:rPr>
                          <w:sz w:val="22"/>
                          <w:szCs w:val="22"/>
                        </w:rPr>
                        <w:fldChar w:fldCharType="separate"/>
                      </w:r>
                      <w:r w:rsidRPr="00CC7BDD">
                        <w:rPr>
                          <w:noProof/>
                          <w:sz w:val="22"/>
                          <w:szCs w:val="22"/>
                        </w:rPr>
                        <w:t>2</w:t>
                      </w:r>
                      <w:r w:rsidRPr="00CC7BDD">
                        <w:rPr>
                          <w:sz w:val="22"/>
                          <w:szCs w:val="22"/>
                        </w:rPr>
                        <w:fldChar w:fldCharType="end"/>
                      </w:r>
                      <w:r w:rsidRPr="00CC7BDD">
                        <w:rPr>
                          <w:sz w:val="22"/>
                          <w:szCs w:val="22"/>
                        </w:rPr>
                        <w:t>.</w:t>
                      </w:r>
                      <w:r w:rsidRPr="00CC7BDD">
                        <w:rPr>
                          <w:i w:val="0"/>
                          <w:iCs w:val="0"/>
                          <w:sz w:val="22"/>
                          <w:szCs w:val="22"/>
                        </w:rPr>
                        <w:t xml:space="preserve"> Each cameras field of view relative to the buildings they are placed on.</w:t>
                      </w:r>
                    </w:p>
                  </w:txbxContent>
                </v:textbox>
                <w10:wrap type="through"/>
              </v:shape>
            </w:pict>
          </mc:Fallback>
        </mc:AlternateContent>
      </w:r>
    </w:p>
    <w:p w14:paraId="32FB3BE3" w14:textId="77777777" w:rsidR="00CC7BDD" w:rsidRPr="00FD7E02" w:rsidRDefault="00CC7BDD" w:rsidP="00684814">
      <w:pPr>
        <w:spacing w:line="480" w:lineRule="auto"/>
        <w:outlineLvl w:val="0"/>
        <w:rPr>
          <w:rFonts w:asciiTheme="majorBidi" w:hAnsiTheme="majorBidi" w:cstheme="majorBidi"/>
          <w:sz w:val="22"/>
          <w:szCs w:val="22"/>
        </w:rPr>
      </w:pPr>
    </w:p>
    <w:p w14:paraId="1D0EF48D" w14:textId="10189DFB" w:rsidR="005100BF" w:rsidRPr="00FD7E02" w:rsidRDefault="00894F46" w:rsidP="00684814">
      <w:pPr>
        <w:spacing w:line="480" w:lineRule="auto"/>
        <w:outlineLvl w:val="0"/>
        <w:rPr>
          <w:rFonts w:asciiTheme="majorBidi" w:hAnsiTheme="majorBidi" w:cstheme="majorBidi"/>
        </w:rPr>
      </w:pPr>
      <w:r w:rsidRPr="00FD7E02">
        <w:rPr>
          <w:rFonts w:asciiTheme="majorBidi" w:hAnsiTheme="majorBidi" w:cstheme="majorBidi"/>
        </w:rPr>
        <w:tab/>
      </w:r>
      <w:r w:rsidR="005100BF" w:rsidRPr="00FD7E02">
        <w:rPr>
          <w:rFonts w:asciiTheme="majorBidi" w:hAnsiTheme="majorBidi" w:cstheme="majorBidi"/>
        </w:rPr>
        <w:t xml:space="preserve"> </w:t>
      </w:r>
    </w:p>
    <w:p w14:paraId="432D8B10" w14:textId="0C682305" w:rsidR="005100BF" w:rsidRPr="00FD7E02" w:rsidRDefault="00000334" w:rsidP="005100BF">
      <w:pPr>
        <w:spacing w:line="480" w:lineRule="auto"/>
        <w:outlineLvl w:val="0"/>
        <w:rPr>
          <w:rFonts w:asciiTheme="majorBidi" w:hAnsiTheme="majorBidi" w:cstheme="majorBidi"/>
          <w:b/>
          <w:bCs/>
          <w:sz w:val="22"/>
          <w:szCs w:val="22"/>
        </w:rPr>
      </w:pPr>
      <w:r w:rsidRPr="00FD7E02">
        <w:rPr>
          <w:rFonts w:asciiTheme="majorBidi" w:hAnsiTheme="majorBidi" w:cstheme="majorBidi"/>
          <w:b/>
          <w:bCs/>
          <w:sz w:val="22"/>
          <w:szCs w:val="22"/>
        </w:rPr>
        <w:br w:type="page"/>
      </w:r>
    </w:p>
    <w:p w14:paraId="205F7EF3" w14:textId="4DB35593" w:rsidR="00894F46" w:rsidRPr="00FD7E02" w:rsidRDefault="00894F46" w:rsidP="00894F46">
      <w:pPr>
        <w:rPr>
          <w:rFonts w:asciiTheme="majorBidi" w:hAnsiTheme="majorBidi" w:cstheme="majorBidi"/>
          <w:b/>
          <w:bCs/>
        </w:rPr>
      </w:pPr>
      <w:r w:rsidRPr="00FD7E02">
        <w:rPr>
          <w:rFonts w:asciiTheme="majorBidi" w:hAnsiTheme="majorBidi" w:cstheme="majorBidi"/>
          <w:b/>
          <w:bCs/>
        </w:rPr>
        <w:lastRenderedPageBreak/>
        <w:t xml:space="preserve"> </w:t>
      </w:r>
    </w:p>
    <w:p w14:paraId="5B5F8405" w14:textId="03AC77B6" w:rsidR="00894F46" w:rsidRPr="00FD7E02" w:rsidRDefault="00684814" w:rsidP="00684814">
      <w:pPr>
        <w:rPr>
          <w:rFonts w:asciiTheme="majorBidi" w:hAnsiTheme="majorBidi" w:cstheme="majorBidi"/>
          <w:b/>
          <w:bCs/>
          <w:sz w:val="22"/>
          <w:szCs w:val="22"/>
        </w:rPr>
      </w:pPr>
      <w:r w:rsidRPr="00FD7E02">
        <w:rPr>
          <w:noProof/>
          <w:sz w:val="22"/>
          <w:szCs w:val="22"/>
        </w:rPr>
        <mc:AlternateContent>
          <mc:Choice Requires="wps">
            <w:drawing>
              <wp:anchor distT="0" distB="0" distL="114300" distR="114300" simplePos="0" relativeHeight="251675648" behindDoc="0" locked="0" layoutInCell="1" allowOverlap="1" wp14:anchorId="5C57CF40" wp14:editId="79659203">
                <wp:simplePos x="0" y="0"/>
                <wp:positionH relativeFrom="column">
                  <wp:posOffset>13970</wp:posOffset>
                </wp:positionH>
                <wp:positionV relativeFrom="paragraph">
                  <wp:posOffset>5770880</wp:posOffset>
                </wp:positionV>
                <wp:extent cx="5942330" cy="290830"/>
                <wp:effectExtent l="0" t="0" r="1270" b="0"/>
                <wp:wrapThrough wrapText="bothSides">
                  <wp:wrapPolygon edited="0">
                    <wp:start x="0" y="0"/>
                    <wp:lineTo x="0" y="18865"/>
                    <wp:lineTo x="21512" y="18865"/>
                    <wp:lineTo x="21512"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942330" cy="290830"/>
                        </a:xfrm>
                        <a:prstGeom prst="rect">
                          <a:avLst/>
                        </a:prstGeom>
                        <a:solidFill>
                          <a:prstClr val="white"/>
                        </a:solidFill>
                        <a:ln>
                          <a:noFill/>
                        </a:ln>
                        <a:effectLst/>
                      </wps:spPr>
                      <wps:txbx>
                        <w:txbxContent>
                          <w:p w14:paraId="48A33E33" w14:textId="6496F6CD" w:rsidR="00684814" w:rsidRPr="004105C0" w:rsidRDefault="00684814" w:rsidP="00F72B6A">
                            <w:pPr>
                              <w:pStyle w:val="Caption"/>
                              <w:rPr>
                                <w:rFonts w:asciiTheme="majorBidi" w:hAnsiTheme="majorBidi" w:cstheme="majorBidi"/>
                                <w:b/>
                                <w:bCs/>
                                <w:noProof/>
                                <w:sz w:val="22"/>
                                <w:szCs w:val="22"/>
                              </w:rPr>
                            </w:pPr>
                            <w:r w:rsidRPr="004105C0">
                              <w:rPr>
                                <w:sz w:val="22"/>
                                <w:szCs w:val="22"/>
                              </w:rPr>
                              <w:t xml:space="preserve">Figure </w:t>
                            </w:r>
                            <w:del w:id="130" w:author="Nada Elgamal" w:date="2018-07-29T18:48:00Z">
                              <w:r w:rsidRPr="004105C0" w:rsidDel="00F72B6A">
                                <w:rPr>
                                  <w:sz w:val="22"/>
                                  <w:szCs w:val="22"/>
                                </w:rPr>
                                <w:fldChar w:fldCharType="begin"/>
                              </w:r>
                              <w:r w:rsidRPr="004105C0" w:rsidDel="00F72B6A">
                                <w:rPr>
                                  <w:sz w:val="22"/>
                                  <w:szCs w:val="22"/>
                                </w:rPr>
                                <w:delInstrText xml:space="preserve"> SEQ Figure \* ARABIC </w:delInstrText>
                              </w:r>
                              <w:r w:rsidRPr="004105C0" w:rsidDel="00F72B6A">
                                <w:rPr>
                                  <w:sz w:val="22"/>
                                  <w:szCs w:val="22"/>
                                </w:rPr>
                                <w:fldChar w:fldCharType="separate"/>
                              </w:r>
                              <w:r w:rsidRPr="004105C0" w:rsidDel="00F72B6A">
                                <w:rPr>
                                  <w:noProof/>
                                  <w:sz w:val="22"/>
                                  <w:szCs w:val="22"/>
                                </w:rPr>
                                <w:delText>2</w:delText>
                              </w:r>
                              <w:r w:rsidRPr="004105C0" w:rsidDel="00F72B6A">
                                <w:rPr>
                                  <w:sz w:val="22"/>
                                  <w:szCs w:val="22"/>
                                </w:rPr>
                                <w:fldChar w:fldCharType="end"/>
                              </w:r>
                            </w:del>
                            <w:ins w:id="131" w:author="Nada Elgamal" w:date="2018-07-29T18:48:00Z">
                              <w:r w:rsidR="00F72B6A">
                                <w:rPr>
                                  <w:sz w:val="22"/>
                                  <w:szCs w:val="22"/>
                                </w:rPr>
                                <w:t>3</w:t>
                              </w:r>
                            </w:ins>
                            <w:r w:rsidRPr="004105C0">
                              <w:rPr>
                                <w:sz w:val="22"/>
                                <w:szCs w:val="22"/>
                              </w:rPr>
                              <w:t>.</w:t>
                            </w:r>
                            <w:r w:rsidRPr="004105C0">
                              <w:rPr>
                                <w:i w:val="0"/>
                                <w:iCs w:val="0"/>
                                <w:sz w:val="22"/>
                                <w:szCs w:val="22"/>
                              </w:rPr>
                              <w:t xml:space="preserve"> A map of Long Island City's coverage of shown buildings.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7CF40" id="Text Box 13" o:spid="_x0000_s1028" type="#_x0000_t202" style="position:absolute;margin-left:1.1pt;margin-top:454.4pt;width:467.9pt;height:22.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" stroked="f">
                <v:textbox inset="0,0,0,0">
                  <w:txbxContent>
                    <w:p w14:paraId="48A33E33" w14:textId="6496F6CD" w:rsidR="00684814" w:rsidRPr="004105C0" w:rsidRDefault="00684814" w:rsidP="00F72B6A">
                      <w:pPr>
                        <w:pStyle w:val="Caption"/>
                        <w:rPr>
                          <w:rFonts w:asciiTheme="majorBidi" w:hAnsiTheme="majorBidi" w:cstheme="majorBidi"/>
                          <w:b/>
                          <w:bCs/>
                          <w:noProof/>
                          <w:sz w:val="22"/>
                          <w:szCs w:val="22"/>
                        </w:rPr>
                      </w:pPr>
                      <w:r w:rsidRPr="004105C0">
                        <w:rPr>
                          <w:sz w:val="22"/>
                          <w:szCs w:val="22"/>
                        </w:rPr>
                        <w:t xml:space="preserve">Figure </w:t>
                      </w:r>
                      <w:del w:id="136" w:author="Nada Elgamal" w:date="2018-07-29T18:48:00Z">
                        <w:r w:rsidRPr="004105C0" w:rsidDel="00F72B6A">
                          <w:rPr>
                            <w:sz w:val="22"/>
                            <w:szCs w:val="22"/>
                          </w:rPr>
                          <w:fldChar w:fldCharType="begin"/>
                        </w:r>
                        <w:r w:rsidRPr="004105C0" w:rsidDel="00F72B6A">
                          <w:rPr>
                            <w:sz w:val="22"/>
                            <w:szCs w:val="22"/>
                          </w:rPr>
                          <w:delInstrText xml:space="preserve"> SEQ Figure \* ARABIC </w:delInstrText>
                        </w:r>
                        <w:r w:rsidRPr="004105C0" w:rsidDel="00F72B6A">
                          <w:rPr>
                            <w:sz w:val="22"/>
                            <w:szCs w:val="22"/>
                          </w:rPr>
                          <w:fldChar w:fldCharType="separate"/>
                        </w:r>
                        <w:r w:rsidRPr="004105C0" w:rsidDel="00F72B6A">
                          <w:rPr>
                            <w:noProof/>
                            <w:sz w:val="22"/>
                            <w:szCs w:val="22"/>
                          </w:rPr>
                          <w:delText>2</w:delText>
                        </w:r>
                        <w:r w:rsidRPr="004105C0" w:rsidDel="00F72B6A">
                          <w:rPr>
                            <w:sz w:val="22"/>
                            <w:szCs w:val="22"/>
                          </w:rPr>
                          <w:fldChar w:fldCharType="end"/>
                        </w:r>
                      </w:del>
                      <w:ins w:id="137" w:author="Nada Elgamal" w:date="2018-07-29T18:48:00Z">
                        <w:r w:rsidR="00F72B6A">
                          <w:rPr>
                            <w:sz w:val="22"/>
                            <w:szCs w:val="22"/>
                          </w:rPr>
                          <w:t>3</w:t>
                        </w:r>
                      </w:ins>
                      <w:r w:rsidRPr="004105C0">
                        <w:rPr>
                          <w:sz w:val="22"/>
                          <w:szCs w:val="22"/>
                        </w:rPr>
                        <w:t>.</w:t>
                      </w:r>
                      <w:r w:rsidRPr="004105C0">
                        <w:rPr>
                          <w:i w:val="0"/>
                          <w:iCs w:val="0"/>
                          <w:sz w:val="22"/>
                          <w:szCs w:val="22"/>
                        </w:rPr>
                        <w:t xml:space="preserve"> A map of Long Island City's coverage of shown buildings.</w:t>
                      </w:r>
                    </w:p>
                  </w:txbxContent>
                </v:textbox>
                <w10:wrap type="through"/>
              </v:shape>
            </w:pict>
          </mc:Fallback>
        </mc:AlternateContent>
      </w:r>
      <w:r w:rsidRPr="00FD7E02">
        <w:rPr>
          <w:rFonts w:asciiTheme="majorBidi" w:hAnsiTheme="majorBidi" w:cstheme="majorBidi"/>
          <w:b/>
          <w:bCs/>
          <w:noProof/>
          <w:sz w:val="22"/>
          <w:szCs w:val="22"/>
        </w:rPr>
        <w:drawing>
          <wp:anchor distT="0" distB="0" distL="114300" distR="114300" simplePos="0" relativeHeight="251673600" behindDoc="0" locked="0" layoutInCell="1" allowOverlap="1" wp14:anchorId="18340F02" wp14:editId="728DC0FA">
            <wp:simplePos x="0" y="0"/>
            <wp:positionH relativeFrom="column">
              <wp:posOffset>11430</wp:posOffset>
            </wp:positionH>
            <wp:positionV relativeFrom="paragraph">
              <wp:posOffset>1450867</wp:posOffset>
            </wp:positionV>
            <wp:extent cx="5943600" cy="4202430"/>
            <wp:effectExtent l="0" t="0" r="0" b="0"/>
            <wp:wrapTopAndBottom/>
            <wp:docPr id="12" name="Picture 12" descr="../../../../../Desktop/map_qn1.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map_qn1.j"/>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20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F46" w:rsidRPr="00FD7E02">
        <w:rPr>
          <w:rFonts w:asciiTheme="majorBidi" w:hAnsiTheme="majorBidi" w:cstheme="majorBidi"/>
          <w:b/>
          <w:bCs/>
          <w:sz w:val="22"/>
          <w:szCs w:val="22"/>
        </w:rPr>
        <w:br w:type="page"/>
      </w:r>
    </w:p>
    <w:p w14:paraId="5E4019CC" w14:textId="737ED9C6" w:rsidR="004105C0" w:rsidRPr="00FD7E02" w:rsidRDefault="001438EA">
      <w:pPr>
        <w:rPr>
          <w:rFonts w:asciiTheme="majorBidi" w:hAnsiTheme="majorBidi" w:cstheme="majorBidi"/>
          <w:b/>
          <w:bCs/>
          <w:sz w:val="22"/>
          <w:szCs w:val="22"/>
        </w:rPr>
      </w:pPr>
      <w:r w:rsidRPr="00FD7E02">
        <w:rPr>
          <w:noProof/>
          <w:sz w:val="22"/>
          <w:szCs w:val="22"/>
        </w:rPr>
        <w:lastRenderedPageBreak/>
        <mc:AlternateContent>
          <mc:Choice Requires="wps">
            <w:drawing>
              <wp:anchor distT="0" distB="0" distL="114300" distR="114300" simplePos="0" relativeHeight="251679744" behindDoc="0" locked="0" layoutInCell="1" allowOverlap="1" wp14:anchorId="44EF82EB" wp14:editId="69588FB6">
                <wp:simplePos x="0" y="0"/>
                <wp:positionH relativeFrom="column">
                  <wp:posOffset>173990</wp:posOffset>
                </wp:positionH>
                <wp:positionV relativeFrom="paragraph">
                  <wp:posOffset>7950835</wp:posOffset>
                </wp:positionV>
                <wp:extent cx="5473700" cy="293370"/>
                <wp:effectExtent l="0" t="0" r="12700" b="11430"/>
                <wp:wrapTight wrapText="bothSides">
                  <wp:wrapPolygon edited="0">
                    <wp:start x="0" y="0"/>
                    <wp:lineTo x="0" y="20571"/>
                    <wp:lineTo x="21550" y="20571"/>
                    <wp:lineTo x="21550"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473700" cy="293370"/>
                        </a:xfrm>
                        <a:prstGeom prst="rect">
                          <a:avLst/>
                        </a:prstGeom>
                        <a:solidFill>
                          <a:prstClr val="white"/>
                        </a:solidFill>
                        <a:ln>
                          <a:noFill/>
                        </a:ln>
                        <a:effectLst/>
                      </wps:spPr>
                      <wps:txbx>
                        <w:txbxContent>
                          <w:p w14:paraId="03096E83" w14:textId="0A4FF513" w:rsidR="004105C0" w:rsidRPr="004105C0" w:rsidRDefault="004105C0" w:rsidP="00F72B6A">
                            <w:pPr>
                              <w:pStyle w:val="Caption"/>
                              <w:rPr>
                                <w:rFonts w:asciiTheme="majorBidi" w:hAnsiTheme="majorBidi" w:cstheme="majorBidi"/>
                                <w:b/>
                                <w:bCs/>
                                <w:noProof/>
                                <w:sz w:val="22"/>
                                <w:szCs w:val="22"/>
                              </w:rPr>
                            </w:pPr>
                            <w:r w:rsidRPr="004105C0">
                              <w:rPr>
                                <w:sz w:val="22"/>
                                <w:szCs w:val="22"/>
                              </w:rPr>
                              <w:t xml:space="preserve">Figure </w:t>
                            </w:r>
                            <w:del w:id="132" w:author="Nada Elgamal" w:date="2018-07-29T18:48:00Z">
                              <w:r w:rsidRPr="004105C0" w:rsidDel="00F72B6A">
                                <w:rPr>
                                  <w:sz w:val="22"/>
                                  <w:szCs w:val="22"/>
                                </w:rPr>
                                <w:fldChar w:fldCharType="begin"/>
                              </w:r>
                              <w:r w:rsidRPr="004105C0" w:rsidDel="00F72B6A">
                                <w:rPr>
                                  <w:sz w:val="22"/>
                                  <w:szCs w:val="22"/>
                                </w:rPr>
                                <w:delInstrText xml:space="preserve"> SEQ Figure \* ARABIC </w:delInstrText>
                              </w:r>
                              <w:r w:rsidRPr="004105C0" w:rsidDel="00F72B6A">
                                <w:rPr>
                                  <w:sz w:val="22"/>
                                  <w:szCs w:val="22"/>
                                </w:rPr>
                                <w:fldChar w:fldCharType="separate"/>
                              </w:r>
                              <w:r w:rsidRPr="004105C0" w:rsidDel="00F72B6A">
                                <w:rPr>
                                  <w:noProof/>
                                  <w:sz w:val="22"/>
                                  <w:szCs w:val="22"/>
                                </w:rPr>
                                <w:delText>3</w:delText>
                              </w:r>
                              <w:r w:rsidRPr="004105C0" w:rsidDel="00F72B6A">
                                <w:rPr>
                                  <w:sz w:val="22"/>
                                  <w:szCs w:val="22"/>
                                </w:rPr>
                                <w:fldChar w:fldCharType="end"/>
                              </w:r>
                            </w:del>
                            <w:ins w:id="133" w:author="Nada Elgamal" w:date="2018-07-29T18:48:00Z">
                              <w:r w:rsidR="00F72B6A">
                                <w:rPr>
                                  <w:sz w:val="22"/>
                                  <w:szCs w:val="22"/>
                                </w:rPr>
                                <w:t>4</w:t>
                              </w:r>
                            </w:ins>
                            <w:r w:rsidRPr="004105C0">
                              <w:rPr>
                                <w:sz w:val="22"/>
                                <w:szCs w:val="22"/>
                              </w:rPr>
                              <w:t>.</w:t>
                            </w:r>
                            <w:r w:rsidRPr="004105C0">
                              <w:rPr>
                                <w:i w:val="0"/>
                                <w:iCs w:val="0"/>
                                <w:sz w:val="22"/>
                                <w:szCs w:val="22"/>
                              </w:rPr>
                              <w:t xml:space="preserve"> Another neighborhood in Queens showing differences in residential 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F82EB" id="Text Box 15" o:spid="_x0000_s1029" type="#_x0000_t202" style="position:absolute;margin-left:13.7pt;margin-top:626.05pt;width:431pt;height:23.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" stroked="f">
                <v:textbox inset="0,0,0,0">
                  <w:txbxContent>
                    <w:p w14:paraId="03096E83" w14:textId="0A4FF513" w:rsidR="004105C0" w:rsidRPr="004105C0" w:rsidRDefault="004105C0" w:rsidP="00F72B6A">
                      <w:pPr>
                        <w:pStyle w:val="Caption"/>
                        <w:rPr>
                          <w:rFonts w:asciiTheme="majorBidi" w:hAnsiTheme="majorBidi" w:cstheme="majorBidi"/>
                          <w:b/>
                          <w:bCs/>
                          <w:noProof/>
                          <w:sz w:val="22"/>
                          <w:szCs w:val="22"/>
                        </w:rPr>
                      </w:pPr>
                      <w:r w:rsidRPr="004105C0">
                        <w:rPr>
                          <w:sz w:val="22"/>
                          <w:szCs w:val="22"/>
                        </w:rPr>
                        <w:t xml:space="preserve">Figure </w:t>
                      </w:r>
                      <w:del w:id="140" w:author="Nada Elgamal" w:date="2018-07-29T18:48:00Z">
                        <w:r w:rsidRPr="004105C0" w:rsidDel="00F72B6A">
                          <w:rPr>
                            <w:sz w:val="22"/>
                            <w:szCs w:val="22"/>
                          </w:rPr>
                          <w:fldChar w:fldCharType="begin"/>
                        </w:r>
                        <w:r w:rsidRPr="004105C0" w:rsidDel="00F72B6A">
                          <w:rPr>
                            <w:sz w:val="22"/>
                            <w:szCs w:val="22"/>
                          </w:rPr>
                          <w:delInstrText xml:space="preserve"> SEQ Figure \* ARABIC </w:delInstrText>
                        </w:r>
                        <w:r w:rsidRPr="004105C0" w:rsidDel="00F72B6A">
                          <w:rPr>
                            <w:sz w:val="22"/>
                            <w:szCs w:val="22"/>
                          </w:rPr>
                          <w:fldChar w:fldCharType="separate"/>
                        </w:r>
                        <w:r w:rsidRPr="004105C0" w:rsidDel="00F72B6A">
                          <w:rPr>
                            <w:noProof/>
                            <w:sz w:val="22"/>
                            <w:szCs w:val="22"/>
                          </w:rPr>
                          <w:delText>3</w:delText>
                        </w:r>
                        <w:r w:rsidRPr="004105C0" w:rsidDel="00F72B6A">
                          <w:rPr>
                            <w:sz w:val="22"/>
                            <w:szCs w:val="22"/>
                          </w:rPr>
                          <w:fldChar w:fldCharType="end"/>
                        </w:r>
                      </w:del>
                      <w:ins w:id="141" w:author="Nada Elgamal" w:date="2018-07-29T18:48:00Z">
                        <w:r w:rsidR="00F72B6A">
                          <w:rPr>
                            <w:sz w:val="22"/>
                            <w:szCs w:val="22"/>
                          </w:rPr>
                          <w:t>4</w:t>
                        </w:r>
                      </w:ins>
                      <w:r w:rsidRPr="004105C0">
                        <w:rPr>
                          <w:sz w:val="22"/>
                          <w:szCs w:val="22"/>
                        </w:rPr>
                        <w:t>.</w:t>
                      </w:r>
                      <w:r w:rsidRPr="004105C0">
                        <w:rPr>
                          <w:i w:val="0"/>
                          <w:iCs w:val="0"/>
                          <w:sz w:val="22"/>
                          <w:szCs w:val="22"/>
                        </w:rPr>
                        <w:t xml:space="preserve"> Another neighborhood in Queens showing differences in residential coverage.</w:t>
                      </w:r>
                    </w:p>
                  </w:txbxContent>
                </v:textbox>
                <w10:wrap type="tight"/>
              </v:shape>
            </w:pict>
          </mc:Fallback>
        </mc:AlternateContent>
      </w:r>
      <w:r w:rsidR="004105C0" w:rsidRPr="00FD7E02">
        <w:rPr>
          <w:rFonts w:asciiTheme="majorBidi" w:hAnsiTheme="majorBidi" w:cstheme="majorBidi"/>
          <w:b/>
          <w:bCs/>
          <w:noProof/>
          <w:sz w:val="22"/>
          <w:szCs w:val="22"/>
        </w:rPr>
        <w:drawing>
          <wp:anchor distT="0" distB="0" distL="114300" distR="114300" simplePos="0" relativeHeight="251677696" behindDoc="0" locked="0" layoutInCell="1" allowOverlap="1" wp14:anchorId="4C374E8A" wp14:editId="6475754B">
            <wp:simplePos x="0" y="0"/>
            <wp:positionH relativeFrom="column">
              <wp:posOffset>169545</wp:posOffset>
            </wp:positionH>
            <wp:positionV relativeFrom="paragraph">
              <wp:posOffset>2540</wp:posOffset>
            </wp:positionV>
            <wp:extent cx="5495925" cy="7774940"/>
            <wp:effectExtent l="0" t="0" r="0" b="0"/>
            <wp:wrapTight wrapText="bothSides">
              <wp:wrapPolygon edited="0">
                <wp:start x="0" y="0"/>
                <wp:lineTo x="0" y="21522"/>
                <wp:lineTo x="21463" y="21522"/>
                <wp:lineTo x="21463" y="0"/>
                <wp:lineTo x="0" y="0"/>
              </wp:wrapPolygon>
            </wp:wrapTight>
            <wp:docPr id="14" name="Picture 14" descr="../../../Desktop/map_qn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map_qn2.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5925" cy="7774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C0671A" w14:textId="38304655" w:rsidR="004105C0" w:rsidRPr="00FD7E02" w:rsidRDefault="00707719" w:rsidP="00793F9B">
      <w:pPr>
        <w:rPr>
          <w:rFonts w:asciiTheme="majorBidi" w:hAnsiTheme="majorBidi" w:cstheme="majorBidi"/>
          <w:b/>
          <w:bCs/>
          <w:sz w:val="22"/>
          <w:szCs w:val="22"/>
        </w:rPr>
      </w:pPr>
      <w:r w:rsidRPr="00FD7E02">
        <w:rPr>
          <w:noProof/>
          <w:sz w:val="22"/>
          <w:szCs w:val="22"/>
        </w:rPr>
        <w:lastRenderedPageBreak/>
        <mc:AlternateContent>
          <mc:Choice Requires="wps">
            <w:drawing>
              <wp:anchor distT="0" distB="0" distL="114300" distR="114300" simplePos="0" relativeHeight="251682816" behindDoc="0" locked="0" layoutInCell="1" allowOverlap="1" wp14:anchorId="52E0B869" wp14:editId="4B7E221E">
                <wp:simplePos x="0" y="0"/>
                <wp:positionH relativeFrom="column">
                  <wp:posOffset>321028</wp:posOffset>
                </wp:positionH>
                <wp:positionV relativeFrom="paragraph">
                  <wp:posOffset>7890510</wp:posOffset>
                </wp:positionV>
                <wp:extent cx="5495290" cy="287655"/>
                <wp:effectExtent l="0" t="0" r="0" b="0"/>
                <wp:wrapTight wrapText="bothSides">
                  <wp:wrapPolygon edited="0">
                    <wp:start x="0" y="0"/>
                    <wp:lineTo x="0" y="19073"/>
                    <wp:lineTo x="21465" y="19073"/>
                    <wp:lineTo x="21465"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495290" cy="287655"/>
                        </a:xfrm>
                        <a:prstGeom prst="rect">
                          <a:avLst/>
                        </a:prstGeom>
                        <a:solidFill>
                          <a:prstClr val="white"/>
                        </a:solidFill>
                        <a:ln>
                          <a:noFill/>
                        </a:ln>
                        <a:effectLst/>
                      </wps:spPr>
                      <wps:txbx>
                        <w:txbxContent>
                          <w:p w14:paraId="2F10FBA9" w14:textId="6ED1859D" w:rsidR="00707719" w:rsidRPr="00707719" w:rsidRDefault="00707719" w:rsidP="00F72B6A">
                            <w:pPr>
                              <w:pStyle w:val="Caption"/>
                              <w:rPr>
                                <w:rFonts w:asciiTheme="majorBidi" w:hAnsiTheme="majorBidi" w:cstheme="majorBidi"/>
                                <w:b/>
                                <w:bCs/>
                                <w:noProof/>
                                <w:sz w:val="22"/>
                                <w:szCs w:val="22"/>
                              </w:rPr>
                            </w:pPr>
                            <w:r w:rsidRPr="00707719">
                              <w:rPr>
                                <w:sz w:val="22"/>
                                <w:szCs w:val="22"/>
                              </w:rPr>
                              <w:t xml:space="preserve">Figure </w:t>
                            </w:r>
                            <w:del w:id="134" w:author="Nada Elgamal" w:date="2018-07-29T18:48:00Z">
                              <w:r w:rsidRPr="00707719" w:rsidDel="00F72B6A">
                                <w:rPr>
                                  <w:sz w:val="22"/>
                                  <w:szCs w:val="22"/>
                                </w:rPr>
                                <w:fldChar w:fldCharType="begin"/>
                              </w:r>
                              <w:r w:rsidRPr="00707719" w:rsidDel="00F72B6A">
                                <w:rPr>
                                  <w:sz w:val="22"/>
                                  <w:szCs w:val="22"/>
                                </w:rPr>
                                <w:delInstrText xml:space="preserve"> SEQ Figure \* ARABIC </w:delInstrText>
                              </w:r>
                              <w:r w:rsidRPr="00707719" w:rsidDel="00F72B6A">
                                <w:rPr>
                                  <w:sz w:val="22"/>
                                  <w:szCs w:val="22"/>
                                </w:rPr>
                                <w:fldChar w:fldCharType="separate"/>
                              </w:r>
                              <w:r w:rsidRPr="00707719" w:rsidDel="00F72B6A">
                                <w:rPr>
                                  <w:noProof/>
                                  <w:sz w:val="22"/>
                                  <w:szCs w:val="22"/>
                                </w:rPr>
                                <w:delText>4</w:delText>
                              </w:r>
                              <w:r w:rsidRPr="00707719" w:rsidDel="00F72B6A">
                                <w:rPr>
                                  <w:sz w:val="22"/>
                                  <w:szCs w:val="22"/>
                                </w:rPr>
                                <w:fldChar w:fldCharType="end"/>
                              </w:r>
                            </w:del>
                            <w:ins w:id="135" w:author="Nada Elgamal" w:date="2018-07-29T18:48:00Z">
                              <w:r w:rsidR="00F72B6A">
                                <w:rPr>
                                  <w:sz w:val="22"/>
                                  <w:szCs w:val="22"/>
                                </w:rPr>
                                <w:t>5</w:t>
                              </w:r>
                            </w:ins>
                            <w:r w:rsidRPr="00707719">
                              <w:rPr>
                                <w:sz w:val="22"/>
                                <w:szCs w:val="22"/>
                              </w:rPr>
                              <w:t>.</w:t>
                            </w:r>
                            <w:r w:rsidRPr="00707719">
                              <w:rPr>
                                <w:i w:val="0"/>
                                <w:iCs w:val="0"/>
                                <w:sz w:val="22"/>
                                <w:szCs w:val="22"/>
                              </w:rPr>
                              <w:t xml:space="preserve"> </w:t>
                            </w:r>
                            <w:r w:rsidR="00CB0959">
                              <w:rPr>
                                <w:i w:val="0"/>
                                <w:iCs w:val="0"/>
                                <w:sz w:val="22"/>
                                <w:szCs w:val="22"/>
                              </w:rPr>
                              <w:t>A quickly d</w:t>
                            </w:r>
                            <w:r w:rsidRPr="00707719">
                              <w:rPr>
                                <w:i w:val="0"/>
                                <w:iCs w:val="0"/>
                                <w:sz w:val="22"/>
                                <w:szCs w:val="22"/>
                              </w:rPr>
                              <w:t>eveloping neighborhood with waterfront in Brooklyn 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0B869" id="Text Box 17" o:spid="_x0000_s1030" type="#_x0000_t202" style="position:absolute;margin-left:25.3pt;margin-top:621.3pt;width:432.7pt;height:22.6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" stroked="f">
                <v:textbox style="mso-fit-shape-to-text:t" inset="0,0,0,0">
                  <w:txbxContent>
                    <w:p w14:paraId="2F10FBA9" w14:textId="6ED1859D" w:rsidR="00707719" w:rsidRPr="00707719" w:rsidRDefault="00707719" w:rsidP="00F72B6A">
                      <w:pPr>
                        <w:pStyle w:val="Caption"/>
                        <w:rPr>
                          <w:rFonts w:asciiTheme="majorBidi" w:hAnsiTheme="majorBidi" w:cstheme="majorBidi"/>
                          <w:b/>
                          <w:bCs/>
                          <w:noProof/>
                          <w:sz w:val="22"/>
                          <w:szCs w:val="22"/>
                        </w:rPr>
                      </w:pPr>
                      <w:r w:rsidRPr="00707719">
                        <w:rPr>
                          <w:sz w:val="22"/>
                          <w:szCs w:val="22"/>
                        </w:rPr>
                        <w:t xml:space="preserve">Figure </w:t>
                      </w:r>
                      <w:del w:id="144" w:author="Nada Elgamal" w:date="2018-07-29T18:48:00Z">
                        <w:r w:rsidRPr="00707719" w:rsidDel="00F72B6A">
                          <w:rPr>
                            <w:sz w:val="22"/>
                            <w:szCs w:val="22"/>
                          </w:rPr>
                          <w:fldChar w:fldCharType="begin"/>
                        </w:r>
                        <w:r w:rsidRPr="00707719" w:rsidDel="00F72B6A">
                          <w:rPr>
                            <w:sz w:val="22"/>
                            <w:szCs w:val="22"/>
                          </w:rPr>
                          <w:delInstrText xml:space="preserve"> SEQ Figure \* ARABIC </w:delInstrText>
                        </w:r>
                        <w:r w:rsidRPr="00707719" w:rsidDel="00F72B6A">
                          <w:rPr>
                            <w:sz w:val="22"/>
                            <w:szCs w:val="22"/>
                          </w:rPr>
                          <w:fldChar w:fldCharType="separate"/>
                        </w:r>
                        <w:r w:rsidRPr="00707719" w:rsidDel="00F72B6A">
                          <w:rPr>
                            <w:noProof/>
                            <w:sz w:val="22"/>
                            <w:szCs w:val="22"/>
                          </w:rPr>
                          <w:delText>4</w:delText>
                        </w:r>
                        <w:r w:rsidRPr="00707719" w:rsidDel="00F72B6A">
                          <w:rPr>
                            <w:sz w:val="22"/>
                            <w:szCs w:val="22"/>
                          </w:rPr>
                          <w:fldChar w:fldCharType="end"/>
                        </w:r>
                      </w:del>
                      <w:ins w:id="145" w:author="Nada Elgamal" w:date="2018-07-29T18:48:00Z">
                        <w:r w:rsidR="00F72B6A">
                          <w:rPr>
                            <w:sz w:val="22"/>
                            <w:szCs w:val="22"/>
                          </w:rPr>
                          <w:t>5</w:t>
                        </w:r>
                      </w:ins>
                      <w:r w:rsidRPr="00707719">
                        <w:rPr>
                          <w:sz w:val="22"/>
                          <w:szCs w:val="22"/>
                        </w:rPr>
                        <w:t>.</w:t>
                      </w:r>
                      <w:r w:rsidRPr="00707719">
                        <w:rPr>
                          <w:i w:val="0"/>
                          <w:iCs w:val="0"/>
                          <w:sz w:val="22"/>
                          <w:szCs w:val="22"/>
                        </w:rPr>
                        <w:t xml:space="preserve"> </w:t>
                      </w:r>
                      <w:r w:rsidR="00CB0959">
                        <w:rPr>
                          <w:i w:val="0"/>
                          <w:iCs w:val="0"/>
                          <w:sz w:val="22"/>
                          <w:szCs w:val="22"/>
                        </w:rPr>
                        <w:t>A quickly d</w:t>
                      </w:r>
                      <w:r w:rsidRPr="00707719">
                        <w:rPr>
                          <w:i w:val="0"/>
                          <w:iCs w:val="0"/>
                          <w:sz w:val="22"/>
                          <w:szCs w:val="22"/>
                        </w:rPr>
                        <w:t>eveloping neighborhood with waterfront in Brooklyn coverage.</w:t>
                      </w:r>
                    </w:p>
                  </w:txbxContent>
                </v:textbox>
                <w10:wrap type="tight"/>
              </v:shape>
            </w:pict>
          </mc:Fallback>
        </mc:AlternateContent>
      </w:r>
      <w:r w:rsidRPr="00FD7E02">
        <w:rPr>
          <w:rFonts w:asciiTheme="majorBidi" w:hAnsiTheme="majorBidi" w:cstheme="majorBidi"/>
          <w:b/>
          <w:bCs/>
          <w:noProof/>
          <w:sz w:val="22"/>
          <w:szCs w:val="22"/>
        </w:rPr>
        <w:drawing>
          <wp:anchor distT="0" distB="0" distL="114300" distR="114300" simplePos="0" relativeHeight="251680768" behindDoc="0" locked="0" layoutInCell="1" allowOverlap="1" wp14:anchorId="5073C914" wp14:editId="09689A29">
            <wp:simplePos x="0" y="0"/>
            <wp:positionH relativeFrom="column">
              <wp:posOffset>311785</wp:posOffset>
            </wp:positionH>
            <wp:positionV relativeFrom="paragraph">
              <wp:posOffset>0</wp:posOffset>
            </wp:positionV>
            <wp:extent cx="5495511" cy="7772400"/>
            <wp:effectExtent l="0" t="0" r="0" b="0"/>
            <wp:wrapTight wrapText="bothSides">
              <wp:wrapPolygon edited="0">
                <wp:start x="0" y="0"/>
                <wp:lineTo x="0" y="21529"/>
                <wp:lineTo x="21465" y="21529"/>
                <wp:lineTo x="21465" y="0"/>
                <wp:lineTo x="0" y="0"/>
              </wp:wrapPolygon>
            </wp:wrapTight>
            <wp:docPr id="16" name="Picture 16" descr="../../../Desktop/map_bk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map_bk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5511" cy="777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105C0" w:rsidRPr="00FD7E02">
        <w:rPr>
          <w:rFonts w:asciiTheme="majorBidi" w:hAnsiTheme="majorBidi" w:cstheme="majorBidi"/>
          <w:b/>
          <w:bCs/>
          <w:sz w:val="22"/>
          <w:szCs w:val="22"/>
        </w:rPr>
        <w:br w:type="page"/>
      </w:r>
    </w:p>
    <w:p w14:paraId="704D9276" w14:textId="757C9080" w:rsidR="00091042" w:rsidRPr="00FD7E02" w:rsidRDefault="00091042" w:rsidP="00D008F7">
      <w:pPr>
        <w:spacing w:before="120" w:after="120" w:line="480" w:lineRule="auto"/>
        <w:outlineLvl w:val="0"/>
        <w:rPr>
          <w:rFonts w:asciiTheme="majorBidi" w:hAnsiTheme="majorBidi" w:cstheme="majorBidi"/>
          <w:b/>
          <w:bCs/>
        </w:rPr>
      </w:pPr>
      <w:r w:rsidRPr="00FD7E02">
        <w:rPr>
          <w:rFonts w:asciiTheme="majorBidi" w:hAnsiTheme="majorBidi" w:cstheme="majorBidi"/>
          <w:b/>
          <w:bCs/>
        </w:rPr>
        <w:lastRenderedPageBreak/>
        <w:t>Discussion</w:t>
      </w:r>
      <w:r w:rsidR="008579F4" w:rsidRPr="00FD7E02">
        <w:rPr>
          <w:rFonts w:asciiTheme="majorBidi" w:hAnsiTheme="majorBidi" w:cstheme="majorBidi"/>
          <w:b/>
          <w:bCs/>
        </w:rPr>
        <w:t xml:space="preserve"> and Conclusion</w:t>
      </w:r>
    </w:p>
    <w:p w14:paraId="60D2D6B0" w14:textId="6EBFCB39" w:rsidR="003F28A7" w:rsidRPr="00FD7E02" w:rsidRDefault="003F28A7" w:rsidP="00D008F7">
      <w:pPr>
        <w:spacing w:before="80" w:line="480" w:lineRule="auto"/>
        <w:rPr>
          <w:rFonts w:asciiTheme="majorBidi" w:hAnsiTheme="majorBidi" w:cstheme="majorBidi"/>
          <w:b/>
          <w:bCs/>
        </w:rPr>
      </w:pPr>
      <w:r w:rsidRPr="00FD7E02">
        <w:rPr>
          <w:rFonts w:asciiTheme="majorBidi" w:hAnsiTheme="majorBidi" w:cstheme="majorBidi"/>
          <w:b/>
          <w:bCs/>
        </w:rPr>
        <w:t>The nature of tools and data</w:t>
      </w:r>
    </w:p>
    <w:p w14:paraId="3ECBF222" w14:textId="4A731BF0" w:rsidR="00CF37F2" w:rsidRPr="00FD7E02" w:rsidRDefault="00E63563" w:rsidP="00CB0959">
      <w:pPr>
        <w:spacing w:line="480" w:lineRule="auto"/>
        <w:rPr>
          <w:rFonts w:asciiTheme="majorBidi" w:hAnsiTheme="majorBidi" w:cstheme="majorBidi"/>
        </w:rPr>
      </w:pPr>
      <w:r w:rsidRPr="00FD7E02">
        <w:rPr>
          <w:rFonts w:asciiTheme="majorBidi" w:hAnsiTheme="majorBidi" w:cstheme="majorBidi"/>
        </w:rPr>
        <w:t xml:space="preserve">The </w:t>
      </w:r>
      <w:r w:rsidR="00E173CB" w:rsidRPr="00FD7E02">
        <w:rPr>
          <w:rFonts w:asciiTheme="majorBidi" w:hAnsiTheme="majorBidi" w:cstheme="majorBidi"/>
        </w:rPr>
        <w:t>N</w:t>
      </w:r>
      <w:r w:rsidR="00FA04E6" w:rsidRPr="00FD7E02">
        <w:rPr>
          <w:rFonts w:asciiTheme="majorBidi" w:hAnsiTheme="majorBidi" w:cstheme="majorBidi"/>
        </w:rPr>
        <w:t>IR</w:t>
      </w:r>
      <w:r w:rsidRPr="00FD7E02">
        <w:rPr>
          <w:rFonts w:asciiTheme="majorBidi" w:hAnsiTheme="majorBidi" w:cstheme="majorBidi"/>
        </w:rPr>
        <w:t xml:space="preserve"> sensing camera used to collect data has proven useful for this endeavor for a few </w:t>
      </w:r>
      <w:r w:rsidR="00E173CB" w:rsidRPr="00FD7E02">
        <w:rPr>
          <w:rFonts w:asciiTheme="majorBidi" w:hAnsiTheme="majorBidi" w:cstheme="majorBidi"/>
        </w:rPr>
        <w:t xml:space="preserve">significant </w:t>
      </w:r>
      <w:r w:rsidRPr="00FD7E02">
        <w:rPr>
          <w:rFonts w:asciiTheme="majorBidi" w:hAnsiTheme="majorBidi" w:cstheme="majorBidi"/>
        </w:rPr>
        <w:t>reasons.</w:t>
      </w:r>
      <w:r w:rsidR="00E304C8" w:rsidRPr="00FD7E02">
        <w:rPr>
          <w:rFonts w:asciiTheme="majorBidi" w:hAnsiTheme="majorBidi" w:cstheme="majorBidi"/>
        </w:rPr>
        <w:t xml:space="preserve"> </w:t>
      </w:r>
      <w:r w:rsidRPr="00FD7E02">
        <w:rPr>
          <w:rFonts w:asciiTheme="majorBidi" w:hAnsiTheme="majorBidi" w:cstheme="majorBidi"/>
        </w:rPr>
        <w:t>The first</w:t>
      </w:r>
      <w:r w:rsidR="00E304C8" w:rsidRPr="00FD7E02">
        <w:rPr>
          <w:rFonts w:asciiTheme="majorBidi" w:hAnsiTheme="majorBidi" w:cstheme="majorBidi"/>
        </w:rPr>
        <w:t>,</w:t>
      </w:r>
      <w:r w:rsidR="00E56C5B" w:rsidRPr="00FD7E02">
        <w:rPr>
          <w:rFonts w:asciiTheme="majorBidi" w:hAnsiTheme="majorBidi" w:cstheme="majorBidi"/>
        </w:rPr>
        <w:t xml:space="preserve"> and most important one</w:t>
      </w:r>
      <w:r w:rsidR="00E304C8" w:rsidRPr="00FD7E02">
        <w:rPr>
          <w:rFonts w:asciiTheme="majorBidi" w:hAnsiTheme="majorBidi" w:cstheme="majorBidi"/>
        </w:rPr>
        <w:t>,</w:t>
      </w:r>
      <w:r w:rsidRPr="00FD7E02">
        <w:rPr>
          <w:rFonts w:asciiTheme="majorBidi" w:hAnsiTheme="majorBidi" w:cstheme="majorBidi"/>
        </w:rPr>
        <w:t xml:space="preserve"> is that it is excellent at detecting </w:t>
      </w:r>
      <w:r w:rsidR="00D66E29" w:rsidRPr="00FD7E02">
        <w:rPr>
          <w:rFonts w:asciiTheme="majorBidi" w:hAnsiTheme="majorBidi" w:cstheme="majorBidi"/>
        </w:rPr>
        <w:t>surveillance ca</w:t>
      </w:r>
      <w:r w:rsidRPr="00FD7E02">
        <w:rPr>
          <w:rFonts w:asciiTheme="majorBidi" w:hAnsiTheme="majorBidi" w:cstheme="majorBidi"/>
        </w:rPr>
        <w:t xml:space="preserve">meras equipped with </w:t>
      </w:r>
      <w:r w:rsidR="00E173CB" w:rsidRPr="00FD7E02">
        <w:rPr>
          <w:rFonts w:asciiTheme="majorBidi" w:hAnsiTheme="majorBidi" w:cstheme="majorBidi"/>
        </w:rPr>
        <w:t>N</w:t>
      </w:r>
      <w:r w:rsidRPr="00FD7E02">
        <w:rPr>
          <w:rFonts w:asciiTheme="majorBidi" w:hAnsiTheme="majorBidi" w:cstheme="majorBidi"/>
        </w:rPr>
        <w:t xml:space="preserve">IR </w:t>
      </w:r>
      <w:r w:rsidR="00FA04E6" w:rsidRPr="00FD7E02">
        <w:rPr>
          <w:rFonts w:asciiTheme="majorBidi" w:hAnsiTheme="majorBidi" w:cstheme="majorBidi"/>
        </w:rPr>
        <w:t>LEDs</w:t>
      </w:r>
      <w:r w:rsidR="00C16E6C" w:rsidRPr="00FD7E02">
        <w:rPr>
          <w:rFonts w:asciiTheme="majorBidi" w:hAnsiTheme="majorBidi" w:cstheme="majorBidi"/>
        </w:rPr>
        <w:t xml:space="preserve"> (</w:t>
      </w:r>
      <w:r w:rsidR="000E7D2C" w:rsidRPr="00FD7E02">
        <w:rPr>
          <w:rFonts w:asciiTheme="majorBidi" w:hAnsiTheme="majorBidi" w:cstheme="majorBidi"/>
        </w:rPr>
        <w:t>Figure</w:t>
      </w:r>
      <w:r w:rsidR="00AA36FC" w:rsidRPr="00FD7E02">
        <w:rPr>
          <w:rFonts w:asciiTheme="majorBidi" w:hAnsiTheme="majorBidi" w:cstheme="majorBidi"/>
        </w:rPr>
        <w:t>s</w:t>
      </w:r>
      <w:r w:rsidR="00793F9B" w:rsidRPr="00FD7E02">
        <w:rPr>
          <w:rFonts w:asciiTheme="majorBidi" w:hAnsiTheme="majorBidi" w:cstheme="majorBidi"/>
        </w:rPr>
        <w:t xml:space="preserve"> 5</w:t>
      </w:r>
      <w:del w:id="136" w:author="Shipeng Sun" w:date="2018-07-27T11:09:00Z">
        <w:r w:rsidR="00AA36FC" w:rsidRPr="00FD7E02" w:rsidDel="00490A37">
          <w:rPr>
            <w:rFonts w:asciiTheme="majorBidi" w:hAnsiTheme="majorBidi" w:cstheme="majorBidi"/>
          </w:rPr>
          <w:delText>a – 5d</w:delText>
        </w:r>
      </w:del>
      <w:r w:rsidR="00C16E6C" w:rsidRPr="00FD7E02">
        <w:rPr>
          <w:rFonts w:asciiTheme="majorBidi" w:hAnsiTheme="majorBidi" w:cstheme="majorBidi"/>
        </w:rPr>
        <w:t>)</w:t>
      </w:r>
      <w:r w:rsidRPr="00FD7E02">
        <w:rPr>
          <w:rFonts w:asciiTheme="majorBidi" w:hAnsiTheme="majorBidi" w:cstheme="majorBidi"/>
        </w:rPr>
        <w:t>.</w:t>
      </w:r>
      <w:r w:rsidR="006E6EAA" w:rsidRPr="00FD7E02">
        <w:rPr>
          <w:rFonts w:asciiTheme="majorBidi" w:hAnsiTheme="majorBidi" w:cstheme="majorBidi"/>
        </w:rPr>
        <w:t xml:space="preserve"> </w:t>
      </w:r>
      <w:ins w:id="137" w:author="Shipeng Sun" w:date="2018-07-27T11:09:00Z">
        <w:r w:rsidR="00490A37" w:rsidRPr="00FD7E02">
          <w:rPr>
            <w:rFonts w:asciiTheme="majorBidi" w:hAnsiTheme="majorBidi" w:cstheme="majorBidi"/>
          </w:rPr>
          <w:t>With NIR, s</w:t>
        </w:r>
      </w:ins>
      <w:del w:id="138" w:author="Shipeng Sun" w:date="2018-07-27T11:09:00Z">
        <w:r w:rsidR="00D66E29" w:rsidRPr="00FD7E02" w:rsidDel="00490A37">
          <w:rPr>
            <w:rFonts w:asciiTheme="majorBidi" w:hAnsiTheme="majorBidi" w:cstheme="majorBidi"/>
          </w:rPr>
          <w:delText>S</w:delText>
        </w:r>
      </w:del>
      <w:r w:rsidR="00D66E29" w:rsidRPr="00FD7E02">
        <w:rPr>
          <w:rFonts w:asciiTheme="majorBidi" w:hAnsiTheme="majorBidi" w:cstheme="majorBidi"/>
        </w:rPr>
        <w:t>urveillance ca</w:t>
      </w:r>
      <w:r w:rsidR="00432C21" w:rsidRPr="00FD7E02">
        <w:rPr>
          <w:rFonts w:asciiTheme="majorBidi" w:hAnsiTheme="majorBidi" w:cstheme="majorBidi"/>
        </w:rPr>
        <w:t>meras appear as a flashlight</w:t>
      </w:r>
      <w:r w:rsidRPr="00FD7E02">
        <w:rPr>
          <w:rFonts w:asciiTheme="majorBidi" w:hAnsiTheme="majorBidi" w:cstheme="majorBidi"/>
        </w:rPr>
        <w:t xml:space="preserve"> </w:t>
      </w:r>
      <w:r w:rsidR="0057475B" w:rsidRPr="00FD7E02">
        <w:rPr>
          <w:rFonts w:asciiTheme="majorBidi" w:hAnsiTheme="majorBidi" w:cstheme="majorBidi"/>
        </w:rPr>
        <w:t>shining</w:t>
      </w:r>
      <w:r w:rsidR="00764038" w:rsidRPr="00FD7E02">
        <w:rPr>
          <w:rFonts w:asciiTheme="majorBidi" w:hAnsiTheme="majorBidi" w:cstheme="majorBidi"/>
        </w:rPr>
        <w:t xml:space="preserve"> </w:t>
      </w:r>
      <w:r w:rsidR="00FB77E7" w:rsidRPr="00FD7E02">
        <w:rPr>
          <w:rFonts w:asciiTheme="majorBidi" w:hAnsiTheme="majorBidi" w:cstheme="majorBidi"/>
        </w:rPr>
        <w:t>a</w:t>
      </w:r>
      <w:r w:rsidR="0057475B" w:rsidRPr="00FD7E02">
        <w:rPr>
          <w:rFonts w:asciiTheme="majorBidi" w:hAnsiTheme="majorBidi" w:cstheme="majorBidi"/>
        </w:rPr>
        <w:t xml:space="preserve"> </w:t>
      </w:r>
      <w:r w:rsidRPr="00FD7E02">
        <w:rPr>
          <w:rFonts w:asciiTheme="majorBidi" w:hAnsiTheme="majorBidi" w:cstheme="majorBidi"/>
        </w:rPr>
        <w:t>bright purple</w:t>
      </w:r>
      <w:r w:rsidR="00FB77E7" w:rsidRPr="00FD7E02">
        <w:rPr>
          <w:rFonts w:asciiTheme="majorBidi" w:hAnsiTheme="majorBidi" w:cstheme="majorBidi"/>
        </w:rPr>
        <w:t xml:space="preserve"> spotlight </w:t>
      </w:r>
      <w:r w:rsidR="00793F9B" w:rsidRPr="00FD7E02">
        <w:rPr>
          <w:rFonts w:asciiTheme="majorBidi" w:hAnsiTheme="majorBidi" w:cstheme="majorBidi"/>
        </w:rPr>
        <w:t>(Figure 6</w:t>
      </w:r>
      <w:r w:rsidR="00FB77E7" w:rsidRPr="00FD7E02">
        <w:rPr>
          <w:rFonts w:asciiTheme="majorBidi" w:hAnsiTheme="majorBidi" w:cstheme="majorBidi"/>
        </w:rPr>
        <w:t>)</w:t>
      </w:r>
      <w:r w:rsidR="002A7248" w:rsidRPr="00FD7E02">
        <w:rPr>
          <w:rFonts w:asciiTheme="majorBidi" w:hAnsiTheme="majorBidi" w:cstheme="majorBidi"/>
        </w:rPr>
        <w:t>.</w:t>
      </w:r>
      <w:r w:rsidR="006E6EAA" w:rsidRPr="00FD7E02">
        <w:rPr>
          <w:rFonts w:asciiTheme="majorBidi" w:hAnsiTheme="majorBidi" w:cstheme="majorBidi"/>
        </w:rPr>
        <w:t xml:space="preserve"> </w:t>
      </w:r>
      <w:r w:rsidR="00764038" w:rsidRPr="00FD7E02">
        <w:rPr>
          <w:rFonts w:asciiTheme="majorBidi" w:hAnsiTheme="majorBidi" w:cstheme="majorBidi"/>
        </w:rPr>
        <w:t xml:space="preserve">This </w:t>
      </w:r>
      <w:r w:rsidR="00A25061" w:rsidRPr="00FD7E02">
        <w:rPr>
          <w:rFonts w:asciiTheme="majorBidi" w:hAnsiTheme="majorBidi" w:cstheme="majorBidi"/>
        </w:rPr>
        <w:t xml:space="preserve">NIR LED </w:t>
      </w:r>
      <w:r w:rsidR="00764038" w:rsidRPr="00FD7E02">
        <w:rPr>
          <w:rFonts w:asciiTheme="majorBidi" w:hAnsiTheme="majorBidi" w:cstheme="majorBidi"/>
        </w:rPr>
        <w:t xml:space="preserve">light </w:t>
      </w:r>
      <w:r w:rsidR="00FB77E7" w:rsidRPr="00FD7E02">
        <w:rPr>
          <w:rFonts w:asciiTheme="majorBidi" w:hAnsiTheme="majorBidi" w:cstheme="majorBidi"/>
        </w:rPr>
        <w:t>is visible during daylight and</w:t>
      </w:r>
      <w:r w:rsidR="00764038" w:rsidRPr="00FD7E02">
        <w:rPr>
          <w:rFonts w:asciiTheme="majorBidi" w:hAnsiTheme="majorBidi" w:cstheme="majorBidi"/>
        </w:rPr>
        <w:t xml:space="preserve"> </w:t>
      </w:r>
      <w:r w:rsidR="008B7F38" w:rsidRPr="00FD7E02">
        <w:rPr>
          <w:rFonts w:asciiTheme="majorBidi" w:hAnsiTheme="majorBidi" w:cstheme="majorBidi"/>
        </w:rPr>
        <w:t xml:space="preserve">almost </w:t>
      </w:r>
      <w:r w:rsidR="00764038" w:rsidRPr="00FD7E02">
        <w:rPr>
          <w:rFonts w:asciiTheme="majorBidi" w:hAnsiTheme="majorBidi" w:cstheme="majorBidi"/>
        </w:rPr>
        <w:t>perfectly distinguishable</w:t>
      </w:r>
      <w:r w:rsidR="004B3B35" w:rsidRPr="00FD7E02">
        <w:rPr>
          <w:rFonts w:asciiTheme="majorBidi" w:hAnsiTheme="majorBidi" w:cstheme="majorBidi"/>
        </w:rPr>
        <w:t xml:space="preserve"> </w:t>
      </w:r>
      <w:r w:rsidR="00764038" w:rsidRPr="00FD7E02">
        <w:rPr>
          <w:rFonts w:asciiTheme="majorBidi" w:hAnsiTheme="majorBidi" w:cstheme="majorBidi"/>
        </w:rPr>
        <w:t xml:space="preserve">from any other surrounding light source; however, yellow street lights </w:t>
      </w:r>
      <w:r w:rsidR="007D4FA0" w:rsidRPr="00FD7E02">
        <w:rPr>
          <w:rFonts w:asciiTheme="majorBidi" w:hAnsiTheme="majorBidi" w:cstheme="majorBidi"/>
        </w:rPr>
        <w:t xml:space="preserve">may </w:t>
      </w:r>
      <w:r w:rsidR="00764038" w:rsidRPr="00FD7E02">
        <w:rPr>
          <w:rFonts w:asciiTheme="majorBidi" w:hAnsiTheme="majorBidi" w:cstheme="majorBidi"/>
        </w:rPr>
        <w:t>bear a close r</w:t>
      </w:r>
      <w:r w:rsidR="00FB77E7" w:rsidRPr="00FD7E02">
        <w:rPr>
          <w:rFonts w:asciiTheme="majorBidi" w:hAnsiTheme="majorBidi" w:cstheme="majorBidi"/>
        </w:rPr>
        <w:t>esemblance to the untrained eye</w:t>
      </w:r>
      <w:r w:rsidR="007D4FA0" w:rsidRPr="00FD7E02">
        <w:rPr>
          <w:rFonts w:asciiTheme="majorBidi" w:hAnsiTheme="majorBidi" w:cstheme="majorBidi"/>
        </w:rPr>
        <w:t>.</w:t>
      </w:r>
      <w:r w:rsidR="00917DCE" w:rsidRPr="00FD7E02">
        <w:rPr>
          <w:rFonts w:asciiTheme="majorBidi" w:hAnsiTheme="majorBidi" w:cstheme="majorBidi"/>
        </w:rPr>
        <w:t xml:space="preserve"> The buffer for this analysis was determined by roughly measuring and averaging several spotlight</w:t>
      </w:r>
      <w:r w:rsidR="00A75674" w:rsidRPr="00FD7E02">
        <w:rPr>
          <w:rFonts w:asciiTheme="majorBidi" w:hAnsiTheme="majorBidi" w:cstheme="majorBidi"/>
        </w:rPr>
        <w:t>s’</w:t>
      </w:r>
      <w:r w:rsidR="00917DCE" w:rsidRPr="00FD7E02">
        <w:rPr>
          <w:rFonts w:asciiTheme="majorBidi" w:hAnsiTheme="majorBidi" w:cstheme="majorBidi"/>
        </w:rPr>
        <w:t xml:space="preserve"> radii from the central point of maximum illumination. </w:t>
      </w:r>
    </w:p>
    <w:p w14:paraId="723D53D1" w14:textId="28052ABB" w:rsidR="00E63563" w:rsidRPr="00FD7E02" w:rsidRDefault="00DB4C74" w:rsidP="00EE2085">
      <w:pPr>
        <w:spacing w:line="480" w:lineRule="auto"/>
        <w:ind w:firstLine="360"/>
        <w:rPr>
          <w:rFonts w:asciiTheme="majorBidi" w:hAnsiTheme="majorBidi" w:cstheme="majorBidi"/>
        </w:rPr>
      </w:pPr>
      <w:r w:rsidRPr="00FD7E02">
        <w:rPr>
          <w:rFonts w:asciiTheme="majorBidi" w:hAnsiTheme="majorBidi" w:cstheme="majorBidi"/>
        </w:rPr>
        <w:t xml:space="preserve">Some cameras were pointed in a way such that their </w:t>
      </w:r>
      <w:r w:rsidR="00E304C8" w:rsidRPr="00FD7E02">
        <w:rPr>
          <w:rFonts w:asciiTheme="majorBidi" w:hAnsiTheme="majorBidi" w:cstheme="majorBidi"/>
        </w:rPr>
        <w:t>FOV</w:t>
      </w:r>
      <w:r w:rsidRPr="00FD7E02">
        <w:rPr>
          <w:rFonts w:asciiTheme="majorBidi" w:hAnsiTheme="majorBidi" w:cstheme="majorBidi"/>
        </w:rPr>
        <w:t xml:space="preserve"> was interrupted by a building or structure, casting only a partial spotlight.</w:t>
      </w:r>
      <w:r w:rsidR="00177A4B" w:rsidRPr="00FD7E02">
        <w:rPr>
          <w:rFonts w:asciiTheme="majorBidi" w:hAnsiTheme="majorBidi" w:cstheme="majorBidi"/>
        </w:rPr>
        <w:t xml:space="preserve"> </w:t>
      </w:r>
      <w:r w:rsidR="00A75674" w:rsidRPr="00FD7E02">
        <w:rPr>
          <w:rFonts w:asciiTheme="majorBidi" w:hAnsiTheme="majorBidi" w:cstheme="majorBidi"/>
        </w:rPr>
        <w:t xml:space="preserve">Although not all spotlights are mostly circular in shape, as one might expect, a </w:t>
      </w:r>
      <w:r w:rsidR="00D66E29" w:rsidRPr="00FD7E02">
        <w:rPr>
          <w:rFonts w:asciiTheme="majorBidi" w:hAnsiTheme="majorBidi" w:cstheme="majorBidi"/>
        </w:rPr>
        <w:t>surveillance ca</w:t>
      </w:r>
      <w:r w:rsidR="00A75674" w:rsidRPr="00FD7E02">
        <w:rPr>
          <w:rFonts w:asciiTheme="majorBidi" w:hAnsiTheme="majorBidi" w:cstheme="majorBidi"/>
        </w:rPr>
        <w:t>mera pointed at an angle will produce an ellipse.</w:t>
      </w:r>
      <w:r w:rsidR="00EB4465" w:rsidRPr="00FD7E02">
        <w:rPr>
          <w:rFonts w:asciiTheme="majorBidi" w:hAnsiTheme="majorBidi" w:cstheme="majorBidi"/>
        </w:rPr>
        <w:t xml:space="preserve"> </w:t>
      </w:r>
      <w:r w:rsidR="00A75674" w:rsidRPr="00FD7E02">
        <w:rPr>
          <w:rFonts w:asciiTheme="majorBidi" w:hAnsiTheme="majorBidi" w:cstheme="majorBidi"/>
        </w:rPr>
        <w:t xml:space="preserve">While this is true for some instances, the edges of </w:t>
      </w:r>
      <w:r w:rsidR="005D28FB" w:rsidRPr="00FD7E02">
        <w:rPr>
          <w:rFonts w:asciiTheme="majorBidi" w:hAnsiTheme="majorBidi" w:cstheme="majorBidi"/>
        </w:rPr>
        <w:t>elliptical</w:t>
      </w:r>
      <w:r w:rsidR="00A75674" w:rsidRPr="00FD7E02">
        <w:rPr>
          <w:rFonts w:asciiTheme="majorBidi" w:hAnsiTheme="majorBidi" w:cstheme="majorBidi"/>
        </w:rPr>
        <w:t xml:space="preserve"> spotlight</w:t>
      </w:r>
      <w:r w:rsidR="005D28FB" w:rsidRPr="00FD7E02">
        <w:rPr>
          <w:rFonts w:asciiTheme="majorBidi" w:hAnsiTheme="majorBidi" w:cstheme="majorBidi"/>
        </w:rPr>
        <w:t>s</w:t>
      </w:r>
      <w:r w:rsidR="00A75674" w:rsidRPr="00FD7E02">
        <w:rPr>
          <w:rFonts w:asciiTheme="majorBidi" w:hAnsiTheme="majorBidi" w:cstheme="majorBidi"/>
        </w:rPr>
        <w:t xml:space="preserve"> are more poorly lit than those of circular ones</w:t>
      </w:r>
      <w:r w:rsidR="008B3F4C" w:rsidRPr="00FD7E02">
        <w:rPr>
          <w:rFonts w:asciiTheme="majorBidi" w:hAnsiTheme="majorBidi" w:cstheme="majorBidi"/>
        </w:rPr>
        <w:t xml:space="preserve">. When the edges are ignored, the central well-lit area </w:t>
      </w:r>
      <w:r w:rsidR="0085003D" w:rsidRPr="00FD7E02">
        <w:rPr>
          <w:rFonts w:asciiTheme="majorBidi" w:hAnsiTheme="majorBidi" w:cstheme="majorBidi"/>
        </w:rPr>
        <w:t>becomes more rounded</w:t>
      </w:r>
      <w:r w:rsidR="00E173CB" w:rsidRPr="00FD7E02">
        <w:rPr>
          <w:rFonts w:asciiTheme="majorBidi" w:hAnsiTheme="majorBidi" w:cstheme="majorBidi"/>
        </w:rPr>
        <w:t xml:space="preserve"> and its dimensions fall more or less </w:t>
      </w:r>
      <w:r w:rsidR="008B3F4C" w:rsidRPr="00FD7E02">
        <w:rPr>
          <w:rFonts w:asciiTheme="majorBidi" w:hAnsiTheme="majorBidi" w:cstheme="majorBidi"/>
        </w:rPr>
        <w:t>within the same range</w:t>
      </w:r>
      <w:r w:rsidR="00E173CB" w:rsidRPr="00FD7E02">
        <w:rPr>
          <w:rFonts w:asciiTheme="majorBidi" w:hAnsiTheme="majorBidi" w:cstheme="majorBidi"/>
        </w:rPr>
        <w:t xml:space="preserve"> as</w:t>
      </w:r>
      <w:r w:rsidR="00EB4465" w:rsidRPr="00FD7E02">
        <w:rPr>
          <w:rFonts w:asciiTheme="majorBidi" w:hAnsiTheme="majorBidi" w:cstheme="majorBidi"/>
        </w:rPr>
        <w:t xml:space="preserve"> those of already</w:t>
      </w:r>
      <w:r w:rsidR="00CA3107" w:rsidRPr="00FD7E02">
        <w:rPr>
          <w:rFonts w:asciiTheme="majorBidi" w:hAnsiTheme="majorBidi" w:cstheme="majorBidi"/>
        </w:rPr>
        <w:t xml:space="preserve"> </w:t>
      </w:r>
      <w:r w:rsidR="0085003D" w:rsidRPr="00FD7E02">
        <w:rPr>
          <w:rFonts w:asciiTheme="majorBidi" w:hAnsiTheme="majorBidi" w:cstheme="majorBidi"/>
        </w:rPr>
        <w:t>circular spotlight</w:t>
      </w:r>
      <w:r w:rsidR="00E173CB" w:rsidRPr="00FD7E02">
        <w:rPr>
          <w:rFonts w:asciiTheme="majorBidi" w:hAnsiTheme="majorBidi" w:cstheme="majorBidi"/>
        </w:rPr>
        <w:t>s</w:t>
      </w:r>
      <w:r w:rsidR="008B3F4C" w:rsidRPr="00FD7E02">
        <w:rPr>
          <w:rFonts w:asciiTheme="majorBidi" w:hAnsiTheme="majorBidi" w:cstheme="majorBidi"/>
        </w:rPr>
        <w:t>.</w:t>
      </w:r>
      <w:r w:rsidR="00EB4465" w:rsidRPr="00FD7E02">
        <w:rPr>
          <w:rFonts w:asciiTheme="majorBidi" w:hAnsiTheme="majorBidi" w:cstheme="majorBidi"/>
        </w:rPr>
        <w:t xml:space="preserve"> </w:t>
      </w:r>
      <w:r w:rsidR="00E173CB" w:rsidRPr="00FD7E02">
        <w:rPr>
          <w:rFonts w:asciiTheme="majorBidi" w:hAnsiTheme="majorBidi" w:cstheme="majorBidi"/>
        </w:rPr>
        <w:t xml:space="preserve">There are instances where only the LED can be detected but the FOV spotlight cannot be seen </w:t>
      </w:r>
      <w:r w:rsidR="006D4BBB" w:rsidRPr="00FD7E02">
        <w:rPr>
          <w:rFonts w:asciiTheme="majorBidi" w:hAnsiTheme="majorBidi" w:cstheme="majorBidi"/>
        </w:rPr>
        <w:t xml:space="preserve">on account of </w:t>
      </w:r>
      <w:r w:rsidR="00EB4465" w:rsidRPr="00FD7E02">
        <w:rPr>
          <w:rFonts w:asciiTheme="majorBidi" w:hAnsiTheme="majorBidi" w:cstheme="majorBidi"/>
        </w:rPr>
        <w:t xml:space="preserve">the </w:t>
      </w:r>
      <w:r w:rsidR="006D4BBB" w:rsidRPr="00FD7E02">
        <w:rPr>
          <w:rFonts w:asciiTheme="majorBidi" w:hAnsiTheme="majorBidi" w:cstheme="majorBidi"/>
        </w:rPr>
        <w:t>neighboring</w:t>
      </w:r>
      <w:r w:rsidR="00E173CB" w:rsidRPr="00FD7E02">
        <w:rPr>
          <w:rFonts w:asciiTheme="majorBidi" w:hAnsiTheme="majorBidi" w:cstheme="majorBidi"/>
        </w:rPr>
        <w:t xml:space="preserve"> light sources reflecting off of the same surfaces more dominantly. I</w:t>
      </w:r>
      <w:r w:rsidR="006D4BBB" w:rsidRPr="00FD7E02">
        <w:rPr>
          <w:rFonts w:asciiTheme="majorBidi" w:hAnsiTheme="majorBidi" w:cstheme="majorBidi"/>
        </w:rPr>
        <w:t xml:space="preserve">n some cases, objects such as metal </w:t>
      </w:r>
      <w:r w:rsidR="0074659E" w:rsidRPr="00FD7E02">
        <w:rPr>
          <w:rFonts w:asciiTheme="majorBidi" w:hAnsiTheme="majorBidi" w:cstheme="majorBidi"/>
        </w:rPr>
        <w:t xml:space="preserve">railing </w:t>
      </w:r>
      <w:r w:rsidR="00842B3E" w:rsidRPr="00FD7E02">
        <w:rPr>
          <w:rFonts w:asciiTheme="majorBidi" w:hAnsiTheme="majorBidi" w:cstheme="majorBidi"/>
        </w:rPr>
        <w:t>or</w:t>
      </w:r>
      <w:r w:rsidR="0074659E" w:rsidRPr="00FD7E02">
        <w:rPr>
          <w:rFonts w:asciiTheme="majorBidi" w:hAnsiTheme="majorBidi" w:cstheme="majorBidi"/>
        </w:rPr>
        <w:t xml:space="preserve"> </w:t>
      </w:r>
      <w:r w:rsidR="006D4BBB" w:rsidRPr="00FD7E02">
        <w:rPr>
          <w:rFonts w:asciiTheme="majorBidi" w:hAnsiTheme="majorBidi" w:cstheme="majorBidi"/>
        </w:rPr>
        <w:t>door frames</w:t>
      </w:r>
      <w:r w:rsidR="00630931" w:rsidRPr="00FD7E02">
        <w:rPr>
          <w:rFonts w:asciiTheme="majorBidi" w:hAnsiTheme="majorBidi" w:cstheme="majorBidi"/>
        </w:rPr>
        <w:t xml:space="preserve"> </w:t>
      </w:r>
      <w:r w:rsidR="0074659E" w:rsidRPr="00FD7E02">
        <w:rPr>
          <w:rFonts w:asciiTheme="majorBidi" w:hAnsiTheme="majorBidi" w:cstheme="majorBidi"/>
        </w:rPr>
        <w:t>can provide reference on the location and/or shape of the FOV when the spotlight is invisible.</w:t>
      </w:r>
      <w:r w:rsidR="006E6EAA" w:rsidRPr="00FD7E02">
        <w:rPr>
          <w:rFonts w:asciiTheme="majorBidi" w:hAnsiTheme="majorBidi" w:cstheme="majorBidi"/>
        </w:rPr>
        <w:t xml:space="preserve"> </w:t>
      </w:r>
      <w:r w:rsidR="00BB5536" w:rsidRPr="00FD7E02">
        <w:rPr>
          <w:rFonts w:asciiTheme="majorBidi" w:hAnsiTheme="majorBidi" w:cstheme="majorBidi"/>
        </w:rPr>
        <w:t xml:space="preserve">NIR emitting </w:t>
      </w:r>
      <w:r w:rsidR="00D66E29" w:rsidRPr="00FD7E02">
        <w:rPr>
          <w:rFonts w:asciiTheme="majorBidi" w:hAnsiTheme="majorBidi" w:cstheme="majorBidi"/>
        </w:rPr>
        <w:t>surveillance ca</w:t>
      </w:r>
      <w:r w:rsidR="006E6EAA" w:rsidRPr="00FD7E02">
        <w:rPr>
          <w:rFonts w:asciiTheme="majorBidi" w:hAnsiTheme="majorBidi" w:cstheme="majorBidi"/>
        </w:rPr>
        <w:t xml:space="preserve">meras </w:t>
      </w:r>
      <w:r w:rsidR="00125153" w:rsidRPr="00FD7E02">
        <w:rPr>
          <w:rFonts w:asciiTheme="majorBidi" w:hAnsiTheme="majorBidi" w:cstheme="majorBidi"/>
        </w:rPr>
        <w:t xml:space="preserve">that are in </w:t>
      </w:r>
      <w:r w:rsidR="00BB5536" w:rsidRPr="00FD7E02">
        <w:rPr>
          <w:rFonts w:asciiTheme="majorBidi" w:hAnsiTheme="majorBidi" w:cstheme="majorBidi"/>
        </w:rPr>
        <w:t xml:space="preserve">physically inaccessible </w:t>
      </w:r>
      <w:r w:rsidR="00125153" w:rsidRPr="00FD7E02">
        <w:rPr>
          <w:rFonts w:asciiTheme="majorBidi" w:hAnsiTheme="majorBidi" w:cstheme="majorBidi"/>
        </w:rPr>
        <w:t>spaces, such as behind gates</w:t>
      </w:r>
      <w:r w:rsidR="00212AFF" w:rsidRPr="00FD7E02">
        <w:rPr>
          <w:rFonts w:asciiTheme="majorBidi" w:hAnsiTheme="majorBidi" w:cstheme="majorBidi"/>
        </w:rPr>
        <w:t xml:space="preserve"> </w:t>
      </w:r>
      <w:r w:rsidR="00125153" w:rsidRPr="00FD7E02">
        <w:rPr>
          <w:rFonts w:asciiTheme="majorBidi" w:hAnsiTheme="majorBidi" w:cstheme="majorBidi"/>
        </w:rPr>
        <w:t>or fences</w:t>
      </w:r>
      <w:r w:rsidR="006E6EAA" w:rsidRPr="00FD7E02">
        <w:rPr>
          <w:rFonts w:asciiTheme="majorBidi" w:hAnsiTheme="majorBidi" w:cstheme="majorBidi"/>
        </w:rPr>
        <w:t xml:space="preserve"> can also be easily detected</w:t>
      </w:r>
      <w:r w:rsidR="00125153" w:rsidRPr="00FD7E02">
        <w:rPr>
          <w:rFonts w:asciiTheme="majorBidi" w:hAnsiTheme="majorBidi" w:cstheme="majorBidi"/>
        </w:rPr>
        <w:t xml:space="preserve">. </w:t>
      </w:r>
      <w:r w:rsidR="00BB5536" w:rsidRPr="00FD7E02">
        <w:rPr>
          <w:rFonts w:asciiTheme="majorBidi" w:hAnsiTheme="majorBidi" w:cstheme="majorBidi"/>
        </w:rPr>
        <w:t xml:space="preserve">The purple light can be seen from </w:t>
      </w:r>
      <w:r w:rsidR="00630931" w:rsidRPr="00FD7E02">
        <w:rPr>
          <w:rFonts w:asciiTheme="majorBidi" w:hAnsiTheme="majorBidi" w:cstheme="majorBidi"/>
        </w:rPr>
        <w:t>about 50-60 feet away</w:t>
      </w:r>
      <w:r w:rsidR="006E6EAA" w:rsidRPr="00FD7E02">
        <w:rPr>
          <w:rFonts w:asciiTheme="majorBidi" w:hAnsiTheme="majorBidi" w:cstheme="majorBidi"/>
        </w:rPr>
        <w:t>, or half a block</w:t>
      </w:r>
      <w:r w:rsidR="00EE2085" w:rsidRPr="00FD7E02">
        <w:rPr>
          <w:rFonts w:asciiTheme="majorBidi" w:hAnsiTheme="majorBidi" w:cstheme="majorBidi"/>
        </w:rPr>
        <w:t>,</w:t>
      </w:r>
      <w:r w:rsidR="006E6EAA" w:rsidRPr="00FD7E02">
        <w:rPr>
          <w:rFonts w:asciiTheme="majorBidi" w:hAnsiTheme="majorBidi" w:cstheme="majorBidi"/>
        </w:rPr>
        <w:t xml:space="preserve"> even when amidst strong lighting conditions</w:t>
      </w:r>
      <w:r w:rsidR="00BB5536" w:rsidRPr="00FD7E02">
        <w:rPr>
          <w:rFonts w:asciiTheme="majorBidi" w:hAnsiTheme="majorBidi" w:cstheme="majorBidi"/>
        </w:rPr>
        <w:t xml:space="preserve">. </w:t>
      </w:r>
    </w:p>
    <w:p w14:paraId="60DD961C" w14:textId="76FFDBC2" w:rsidR="00AA36FC" w:rsidRPr="00FD7E02" w:rsidRDefault="00AA36FC" w:rsidP="00AA36FC">
      <w:pPr>
        <w:spacing w:line="276" w:lineRule="auto"/>
        <w:ind w:left="720" w:hanging="720"/>
        <w:rPr>
          <w:rFonts w:asciiTheme="majorBidi" w:eastAsia="Times New Roman" w:hAnsiTheme="majorBidi" w:cstheme="majorBidi"/>
          <w:sz w:val="20"/>
          <w:szCs w:val="20"/>
          <w:shd w:val="clear" w:color="auto" w:fill="FFFFFF"/>
        </w:rPr>
      </w:pPr>
      <w:r w:rsidRPr="00FD7E02">
        <w:rPr>
          <w:rFonts w:asciiTheme="majorBidi" w:eastAsia="Times New Roman" w:hAnsiTheme="majorBidi" w:cstheme="majorBidi"/>
          <w:noProof/>
          <w:sz w:val="20"/>
          <w:szCs w:val="20"/>
        </w:rPr>
        <w:lastRenderedPageBreak/>
        <w:drawing>
          <wp:anchor distT="0" distB="0" distL="114300" distR="114300" simplePos="0" relativeHeight="251687936" behindDoc="0" locked="0" layoutInCell="1" allowOverlap="1" wp14:anchorId="09EFED8C" wp14:editId="5478C8E8">
            <wp:simplePos x="0" y="0"/>
            <wp:positionH relativeFrom="column">
              <wp:posOffset>2981325</wp:posOffset>
            </wp:positionH>
            <wp:positionV relativeFrom="paragraph">
              <wp:posOffset>4001770</wp:posOffset>
            </wp:positionV>
            <wp:extent cx="2903220" cy="3870960"/>
            <wp:effectExtent l="0" t="0" r="0" b="0"/>
            <wp:wrapTight wrapText="bothSides">
              <wp:wrapPolygon edited="0">
                <wp:start x="0" y="0"/>
                <wp:lineTo x="0" y="21402"/>
                <wp:lineTo x="21354" y="21402"/>
                <wp:lineTo x="21354" y="0"/>
                <wp:lineTo x="0" y="0"/>
              </wp:wrapPolygon>
            </wp:wrapTight>
            <wp:docPr id="4" name="Picture 4" descr="irCAM/4_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rCAM/4_compariso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3220" cy="3870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7E02">
        <w:rPr>
          <w:rFonts w:asciiTheme="majorBidi" w:eastAsia="Times New Roman" w:hAnsiTheme="majorBidi" w:cstheme="majorBidi"/>
          <w:noProof/>
          <w:sz w:val="20"/>
          <w:szCs w:val="20"/>
        </w:rPr>
        <w:drawing>
          <wp:anchor distT="0" distB="0" distL="114300" distR="114300" simplePos="0" relativeHeight="251686912" behindDoc="0" locked="0" layoutInCell="1" allowOverlap="1" wp14:anchorId="38C05D33" wp14:editId="46C43D1A">
            <wp:simplePos x="0" y="0"/>
            <wp:positionH relativeFrom="column">
              <wp:posOffset>-465455</wp:posOffset>
            </wp:positionH>
            <wp:positionV relativeFrom="paragraph">
              <wp:posOffset>4482465</wp:posOffset>
            </wp:positionV>
            <wp:extent cx="3859530" cy="2894965"/>
            <wp:effectExtent l="0" t="318" r="953" b="952"/>
            <wp:wrapTight wrapText="bothSides">
              <wp:wrapPolygon edited="0">
                <wp:start x="-2" y="21598"/>
                <wp:lineTo x="21463" y="21598"/>
                <wp:lineTo x="21463" y="182"/>
                <wp:lineTo x="-2" y="182"/>
                <wp:lineTo x="-2" y="21598"/>
              </wp:wrapPolygon>
            </wp:wrapTight>
            <wp:docPr id="3" name="Picture 3" descr="irCAM/3_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rCAM/3_compariso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859530" cy="2894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7E02">
        <w:rPr>
          <w:rFonts w:asciiTheme="majorBidi" w:eastAsia="Times New Roman" w:hAnsiTheme="majorBidi" w:cstheme="majorBidi"/>
          <w:i/>
          <w:iCs/>
          <w:noProof/>
          <w:sz w:val="20"/>
          <w:szCs w:val="20"/>
        </w:rPr>
        <w:drawing>
          <wp:anchor distT="0" distB="0" distL="114300" distR="114300" simplePos="0" relativeHeight="251684864" behindDoc="0" locked="0" layoutInCell="1" allowOverlap="1" wp14:anchorId="7168E489" wp14:editId="601450A8">
            <wp:simplePos x="0" y="0"/>
            <wp:positionH relativeFrom="column">
              <wp:posOffset>-467360</wp:posOffset>
            </wp:positionH>
            <wp:positionV relativeFrom="paragraph">
              <wp:posOffset>485140</wp:posOffset>
            </wp:positionV>
            <wp:extent cx="3874770" cy="2906395"/>
            <wp:effectExtent l="1587" t="0" r="0" b="0"/>
            <wp:wrapTight wrapText="bothSides">
              <wp:wrapPolygon edited="0">
                <wp:start x="9" y="21612"/>
                <wp:lineTo x="21389" y="21612"/>
                <wp:lineTo x="21389" y="281"/>
                <wp:lineTo x="9" y="281"/>
                <wp:lineTo x="9" y="21612"/>
              </wp:wrapPolygon>
            </wp:wrapTight>
            <wp:docPr id="1" name="Picture 1" descr="irCAM/1_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CAM/1_comparis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3874770" cy="2906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7E02">
        <w:rPr>
          <w:rFonts w:asciiTheme="majorBidi" w:eastAsia="Times New Roman" w:hAnsiTheme="majorBidi" w:cstheme="majorBidi"/>
          <w:i/>
          <w:iCs/>
          <w:noProof/>
          <w:sz w:val="20"/>
          <w:szCs w:val="20"/>
        </w:rPr>
        <w:drawing>
          <wp:anchor distT="0" distB="0" distL="114300" distR="114300" simplePos="0" relativeHeight="251685888" behindDoc="0" locked="0" layoutInCell="1" allowOverlap="1" wp14:anchorId="066724A9" wp14:editId="3DF622E3">
            <wp:simplePos x="0" y="0"/>
            <wp:positionH relativeFrom="column">
              <wp:posOffset>2980055</wp:posOffset>
            </wp:positionH>
            <wp:positionV relativeFrom="paragraph">
              <wp:posOffset>2540</wp:posOffset>
            </wp:positionV>
            <wp:extent cx="2908935" cy="3872865"/>
            <wp:effectExtent l="0" t="0" r="12065" b="0"/>
            <wp:wrapTight wrapText="bothSides">
              <wp:wrapPolygon edited="0">
                <wp:start x="0" y="0"/>
                <wp:lineTo x="0" y="21391"/>
                <wp:lineTo x="21501" y="21391"/>
                <wp:lineTo x="21501" y="0"/>
                <wp:lineTo x="0" y="0"/>
              </wp:wrapPolygon>
            </wp:wrapTight>
            <wp:docPr id="2" name="Picture 2" descr="irCAM/2_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CAM/2_comparison.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760" t="2732" r="5587" b="6716"/>
                    <a:stretch/>
                  </pic:blipFill>
                  <pic:spPr bwMode="auto">
                    <a:xfrm>
                      <a:off x="0" y="0"/>
                      <a:ext cx="2908935" cy="3872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D7E02">
        <w:rPr>
          <w:rFonts w:asciiTheme="majorBidi" w:eastAsia="Times New Roman" w:hAnsiTheme="majorBidi" w:cstheme="majorBidi"/>
          <w:i/>
          <w:iCs/>
          <w:sz w:val="20"/>
          <w:szCs w:val="20"/>
          <w:shd w:val="clear" w:color="auto" w:fill="FFFFFF"/>
        </w:rPr>
        <w:t xml:space="preserve">Figure </w:t>
      </w:r>
      <w:ins w:id="139" w:author="Nada Elgamal" w:date="2018-07-29T18:48:00Z">
        <w:r w:rsidR="00F72B6A" w:rsidRPr="00FD7E02">
          <w:rPr>
            <w:rFonts w:asciiTheme="majorBidi" w:eastAsia="Times New Roman" w:hAnsiTheme="majorBidi" w:cstheme="majorBidi"/>
            <w:i/>
            <w:iCs/>
            <w:sz w:val="20"/>
            <w:szCs w:val="20"/>
            <w:shd w:val="clear" w:color="auto" w:fill="FFFFFF"/>
          </w:rPr>
          <w:t>6</w:t>
        </w:r>
      </w:ins>
      <w:del w:id="140" w:author="Nada Elgamal" w:date="2018-07-29T18:48:00Z">
        <w:r w:rsidRPr="00FD7E02" w:rsidDel="00F72B6A">
          <w:rPr>
            <w:rFonts w:asciiTheme="majorBidi" w:eastAsia="Times New Roman" w:hAnsiTheme="majorBidi" w:cstheme="majorBidi"/>
            <w:i/>
            <w:iCs/>
            <w:sz w:val="20"/>
            <w:szCs w:val="20"/>
            <w:shd w:val="clear" w:color="auto" w:fill="FFFFFF"/>
          </w:rPr>
          <w:delText>5</w:delText>
        </w:r>
      </w:del>
      <w:del w:id="141" w:author="Shipeng Sun" w:date="2018-07-27T11:34:00Z">
        <w:r w:rsidRPr="00FD7E02" w:rsidDel="004A2420">
          <w:rPr>
            <w:rFonts w:asciiTheme="majorBidi" w:eastAsia="Times New Roman" w:hAnsiTheme="majorBidi" w:cstheme="majorBidi"/>
            <w:i/>
            <w:iCs/>
            <w:sz w:val="20"/>
            <w:szCs w:val="20"/>
            <w:shd w:val="clear" w:color="auto" w:fill="FFFFFF"/>
          </w:rPr>
          <w:delText>a-5d</w:delText>
        </w:r>
      </w:del>
      <w:r w:rsidRPr="00FD7E02">
        <w:rPr>
          <w:rFonts w:asciiTheme="majorBidi" w:eastAsia="Times New Roman" w:hAnsiTheme="majorBidi" w:cstheme="majorBidi"/>
          <w:i/>
          <w:iCs/>
          <w:sz w:val="20"/>
          <w:szCs w:val="20"/>
          <w:shd w:val="clear" w:color="auto" w:fill="FFFFFF"/>
        </w:rPr>
        <w:t>.</w:t>
      </w:r>
      <w:r w:rsidRPr="00FD7E02">
        <w:rPr>
          <w:rFonts w:asciiTheme="majorBidi" w:eastAsia="Times New Roman" w:hAnsiTheme="majorBidi" w:cstheme="majorBidi"/>
          <w:sz w:val="20"/>
          <w:szCs w:val="20"/>
          <w:shd w:val="clear" w:color="auto" w:fill="FFFFFF"/>
        </w:rPr>
        <w:t xml:space="preserve"> Photographs from an iPhone camera (left) and NIR-sensing camera (right) revealing the LEDs of operational CCTV surveillance cameras.</w:t>
      </w:r>
      <w:r w:rsidRPr="00FD7E02">
        <w:rPr>
          <w:rFonts w:asciiTheme="majorBidi" w:hAnsiTheme="majorBidi" w:cstheme="majorBidi"/>
        </w:rPr>
        <w:br w:type="page"/>
      </w:r>
    </w:p>
    <w:p w14:paraId="7E84B700" w14:textId="5109E99B" w:rsidR="00AA36FC" w:rsidRPr="00FD7E02" w:rsidRDefault="00AA36FC">
      <w:pPr>
        <w:rPr>
          <w:rFonts w:asciiTheme="majorBidi" w:hAnsiTheme="majorBidi" w:cstheme="majorBidi"/>
        </w:rPr>
      </w:pPr>
      <w:r w:rsidRPr="00FD7E02">
        <w:rPr>
          <w:rFonts w:asciiTheme="majorBidi" w:eastAsia="Times New Roman" w:hAnsiTheme="majorBidi" w:cstheme="majorBidi"/>
          <w:noProof/>
          <w:sz w:val="20"/>
          <w:szCs w:val="20"/>
        </w:rPr>
        <w:lastRenderedPageBreak/>
        <w:drawing>
          <wp:anchor distT="0" distB="0" distL="114300" distR="114300" simplePos="0" relativeHeight="251691008" behindDoc="0" locked="0" layoutInCell="1" allowOverlap="1" wp14:anchorId="2BA71035" wp14:editId="51D1F66B">
            <wp:simplePos x="0" y="0"/>
            <wp:positionH relativeFrom="column">
              <wp:posOffset>2986405</wp:posOffset>
            </wp:positionH>
            <wp:positionV relativeFrom="paragraph">
              <wp:posOffset>0</wp:posOffset>
            </wp:positionV>
            <wp:extent cx="2941320" cy="3879215"/>
            <wp:effectExtent l="0" t="0" r="5080" b="6985"/>
            <wp:wrapTight wrapText="bothSides">
              <wp:wrapPolygon edited="0">
                <wp:start x="0" y="0"/>
                <wp:lineTo x="0" y="21497"/>
                <wp:lineTo x="21451" y="21497"/>
                <wp:lineTo x="21451" y="0"/>
                <wp:lineTo x="0" y="0"/>
              </wp:wrapPolygon>
            </wp:wrapTight>
            <wp:docPr id="6" name="Picture 6" descr="irCAM/6_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rCAM/6_comparison.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835" r="11838" b="3992"/>
                    <a:stretch/>
                  </pic:blipFill>
                  <pic:spPr bwMode="auto">
                    <a:xfrm>
                      <a:off x="0" y="0"/>
                      <a:ext cx="2941320" cy="3879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D7E02">
        <w:rPr>
          <w:rFonts w:asciiTheme="majorBidi" w:eastAsia="Times New Roman" w:hAnsiTheme="majorBidi" w:cstheme="majorBidi"/>
          <w:noProof/>
          <w:sz w:val="20"/>
          <w:szCs w:val="20"/>
        </w:rPr>
        <w:drawing>
          <wp:anchor distT="0" distB="0" distL="114300" distR="114300" simplePos="0" relativeHeight="251689984" behindDoc="0" locked="0" layoutInCell="1" allowOverlap="1" wp14:anchorId="1EDE958B" wp14:editId="48858A2C">
            <wp:simplePos x="0" y="0"/>
            <wp:positionH relativeFrom="column">
              <wp:posOffset>-3392</wp:posOffset>
            </wp:positionH>
            <wp:positionV relativeFrom="paragraph">
              <wp:posOffset>170</wp:posOffset>
            </wp:positionV>
            <wp:extent cx="2913380" cy="3869690"/>
            <wp:effectExtent l="0" t="0" r="7620" b="0"/>
            <wp:wrapTight wrapText="bothSides">
              <wp:wrapPolygon edited="0">
                <wp:start x="0" y="0"/>
                <wp:lineTo x="0" y="21409"/>
                <wp:lineTo x="21468" y="21409"/>
                <wp:lineTo x="21468" y="0"/>
                <wp:lineTo x="0" y="0"/>
              </wp:wrapPolygon>
            </wp:wrapTight>
            <wp:docPr id="5" name="Picture 5" descr="irCAM/5_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rCAM/5_comparison.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02"/>
                    <a:stretch/>
                  </pic:blipFill>
                  <pic:spPr bwMode="auto">
                    <a:xfrm>
                      <a:off x="0" y="0"/>
                      <a:ext cx="2913380" cy="3869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19435F" w14:textId="17F589FA" w:rsidR="00AA36FC" w:rsidRPr="00FD7E02" w:rsidRDefault="00AA36FC" w:rsidP="00EE2085">
      <w:pPr>
        <w:rPr>
          <w:rFonts w:asciiTheme="majorBidi" w:eastAsia="Times New Roman" w:hAnsiTheme="majorBidi" w:cstheme="majorBidi"/>
          <w:sz w:val="21"/>
          <w:szCs w:val="21"/>
          <w:shd w:val="clear" w:color="auto" w:fill="FFFFFF"/>
        </w:rPr>
      </w:pPr>
      <w:r w:rsidRPr="00FD7E02">
        <w:rPr>
          <w:rFonts w:asciiTheme="majorBidi" w:eastAsia="Times New Roman" w:hAnsiTheme="majorBidi" w:cstheme="majorBidi"/>
          <w:i/>
          <w:iCs/>
          <w:sz w:val="21"/>
          <w:szCs w:val="21"/>
          <w:shd w:val="clear" w:color="auto" w:fill="FFFFFF"/>
        </w:rPr>
        <w:t xml:space="preserve">Figure </w:t>
      </w:r>
      <w:ins w:id="142" w:author="Nada Elgamal" w:date="2018-07-29T18:48:00Z">
        <w:r w:rsidR="00F72B6A" w:rsidRPr="00FD7E02">
          <w:rPr>
            <w:rFonts w:asciiTheme="majorBidi" w:eastAsia="Times New Roman" w:hAnsiTheme="majorBidi" w:cstheme="majorBidi"/>
            <w:i/>
            <w:iCs/>
            <w:sz w:val="21"/>
            <w:szCs w:val="21"/>
            <w:shd w:val="clear" w:color="auto" w:fill="FFFFFF"/>
          </w:rPr>
          <w:t>7</w:t>
        </w:r>
      </w:ins>
      <w:del w:id="143" w:author="Nada Elgamal" w:date="2018-07-29T18:48:00Z">
        <w:r w:rsidRPr="00FD7E02" w:rsidDel="00F72B6A">
          <w:rPr>
            <w:rFonts w:asciiTheme="majorBidi" w:eastAsia="Times New Roman" w:hAnsiTheme="majorBidi" w:cstheme="majorBidi"/>
            <w:i/>
            <w:iCs/>
            <w:sz w:val="21"/>
            <w:szCs w:val="21"/>
            <w:shd w:val="clear" w:color="auto" w:fill="FFFFFF"/>
          </w:rPr>
          <w:delText>6</w:delText>
        </w:r>
        <w:r w:rsidR="00704B61" w:rsidRPr="00FD7E02" w:rsidDel="00F72B6A">
          <w:rPr>
            <w:rFonts w:asciiTheme="majorBidi" w:eastAsia="Times New Roman" w:hAnsiTheme="majorBidi" w:cstheme="majorBidi"/>
            <w:i/>
            <w:iCs/>
            <w:sz w:val="21"/>
            <w:szCs w:val="21"/>
            <w:shd w:val="clear" w:color="auto" w:fill="FFFFFF"/>
          </w:rPr>
          <w:delText>a-6b</w:delText>
        </w:r>
      </w:del>
      <w:r w:rsidRPr="00FD7E02">
        <w:rPr>
          <w:rFonts w:asciiTheme="majorBidi" w:eastAsia="Times New Roman" w:hAnsiTheme="majorBidi" w:cstheme="majorBidi"/>
          <w:i/>
          <w:iCs/>
          <w:sz w:val="21"/>
          <w:szCs w:val="21"/>
          <w:shd w:val="clear" w:color="auto" w:fill="FFFFFF"/>
        </w:rPr>
        <w:t>.</w:t>
      </w:r>
      <w:r w:rsidRPr="00FD7E02">
        <w:rPr>
          <w:rFonts w:asciiTheme="majorBidi" w:eastAsia="Times New Roman" w:hAnsiTheme="majorBidi" w:cstheme="majorBidi"/>
          <w:sz w:val="21"/>
          <w:szCs w:val="21"/>
          <w:shd w:val="clear" w:color="auto" w:fill="FFFFFF"/>
        </w:rPr>
        <w:t xml:space="preserve"> The visible bright purple </w:t>
      </w:r>
      <w:r w:rsidR="00EE2085" w:rsidRPr="00FD7E02">
        <w:rPr>
          <w:rFonts w:asciiTheme="majorBidi" w:eastAsia="Times New Roman" w:hAnsiTheme="majorBidi" w:cstheme="majorBidi"/>
          <w:sz w:val="21"/>
          <w:szCs w:val="21"/>
          <w:shd w:val="clear" w:color="auto" w:fill="FFFFFF"/>
        </w:rPr>
        <w:t>(partial) spotlight</w:t>
      </w:r>
      <w:r w:rsidRPr="00FD7E02">
        <w:rPr>
          <w:rFonts w:asciiTheme="majorBidi" w:eastAsia="Times New Roman" w:hAnsiTheme="majorBidi" w:cstheme="majorBidi"/>
          <w:sz w:val="21"/>
          <w:szCs w:val="21"/>
          <w:shd w:val="clear" w:color="auto" w:fill="FFFFFF"/>
        </w:rPr>
        <w:t xml:space="preserve"> created by the NIR </w:t>
      </w:r>
      <w:r w:rsidR="00EE2085" w:rsidRPr="00FD7E02">
        <w:rPr>
          <w:rFonts w:asciiTheme="majorBidi" w:eastAsia="Times New Roman" w:hAnsiTheme="majorBidi" w:cstheme="majorBidi"/>
          <w:sz w:val="21"/>
          <w:szCs w:val="21"/>
          <w:shd w:val="clear" w:color="auto" w:fill="FFFFFF"/>
        </w:rPr>
        <w:t>LEDs seen through branches</w:t>
      </w:r>
      <w:r w:rsidRPr="00FD7E02">
        <w:rPr>
          <w:rFonts w:asciiTheme="majorBidi" w:eastAsia="Times New Roman" w:hAnsiTheme="majorBidi" w:cstheme="majorBidi"/>
          <w:sz w:val="21"/>
          <w:szCs w:val="21"/>
          <w:shd w:val="clear" w:color="auto" w:fill="FFFFFF"/>
        </w:rPr>
        <w:t xml:space="preserve">. </w:t>
      </w:r>
    </w:p>
    <w:p w14:paraId="062F702C" w14:textId="77777777" w:rsidR="00AA36FC" w:rsidRPr="00FD7E02" w:rsidRDefault="00AA36FC">
      <w:pPr>
        <w:rPr>
          <w:rFonts w:asciiTheme="majorBidi" w:eastAsia="Times New Roman" w:hAnsiTheme="majorBidi" w:cstheme="majorBidi"/>
          <w:sz w:val="20"/>
          <w:szCs w:val="20"/>
          <w:shd w:val="clear" w:color="auto" w:fill="FFFFFF"/>
        </w:rPr>
      </w:pPr>
    </w:p>
    <w:p w14:paraId="00B6E26E" w14:textId="60B2BFCC" w:rsidR="00AA36FC" w:rsidRPr="00FD7E02" w:rsidRDefault="00AA36FC" w:rsidP="00AA36FC">
      <w:pPr>
        <w:rPr>
          <w:rFonts w:asciiTheme="majorBidi" w:hAnsiTheme="majorBidi" w:cstheme="majorBidi"/>
        </w:rPr>
      </w:pPr>
    </w:p>
    <w:p w14:paraId="4D284829" w14:textId="3B31975E" w:rsidR="000E11B9" w:rsidRPr="00FD7E02" w:rsidRDefault="00045B99" w:rsidP="00D008F7">
      <w:pPr>
        <w:spacing w:line="480" w:lineRule="auto"/>
        <w:ind w:firstLine="720"/>
        <w:rPr>
          <w:rFonts w:asciiTheme="majorBidi" w:hAnsiTheme="majorBidi" w:cstheme="majorBidi"/>
        </w:rPr>
      </w:pPr>
      <w:r w:rsidRPr="00FD7E02">
        <w:rPr>
          <w:rFonts w:asciiTheme="majorBidi" w:hAnsiTheme="majorBidi" w:cstheme="majorBidi"/>
        </w:rPr>
        <w:t xml:space="preserve">Data collected on each surveillance camera were intended to reflect its performance during </w:t>
      </w:r>
      <w:r w:rsidR="009822A2" w:rsidRPr="00FD7E02">
        <w:rPr>
          <w:rFonts w:asciiTheme="majorBidi" w:hAnsiTheme="majorBidi" w:cstheme="majorBidi"/>
        </w:rPr>
        <w:t xml:space="preserve">the </w:t>
      </w:r>
      <w:r w:rsidRPr="00FD7E02">
        <w:rPr>
          <w:rFonts w:asciiTheme="majorBidi" w:hAnsiTheme="majorBidi" w:cstheme="majorBidi"/>
        </w:rPr>
        <w:t>nighttime in such a way that could not be determined by the naked eye. Essentially, the go</w:t>
      </w:r>
      <w:r w:rsidR="00891B95" w:rsidRPr="00FD7E02">
        <w:rPr>
          <w:rFonts w:asciiTheme="majorBidi" w:hAnsiTheme="majorBidi" w:cstheme="majorBidi"/>
        </w:rPr>
        <w:t>al wa</w:t>
      </w:r>
      <w:r w:rsidRPr="00FD7E02">
        <w:rPr>
          <w:rFonts w:asciiTheme="majorBidi" w:hAnsiTheme="majorBidi" w:cstheme="majorBidi"/>
        </w:rPr>
        <w:t>s to characterize each camera’s quality of view into two general groups (</w:t>
      </w:r>
      <w:r w:rsidR="00891B95" w:rsidRPr="00FD7E02">
        <w:rPr>
          <w:rFonts w:asciiTheme="majorBidi" w:hAnsiTheme="majorBidi" w:cstheme="majorBidi"/>
        </w:rPr>
        <w:t>good/</w:t>
      </w:r>
      <w:r w:rsidRPr="00FD7E02">
        <w:rPr>
          <w:rFonts w:asciiTheme="majorBidi" w:hAnsiTheme="majorBidi" w:cstheme="majorBidi"/>
        </w:rPr>
        <w:t>bad) based on what their FOV illuminates the most</w:t>
      </w:r>
      <w:r w:rsidR="00EF4389" w:rsidRPr="00FD7E02">
        <w:rPr>
          <w:rFonts w:asciiTheme="majorBidi" w:hAnsiTheme="majorBidi" w:cstheme="majorBidi"/>
        </w:rPr>
        <w:t>, if at all</w:t>
      </w:r>
      <w:r w:rsidRPr="00FD7E02">
        <w:rPr>
          <w:rFonts w:asciiTheme="majorBidi" w:hAnsiTheme="majorBidi" w:cstheme="majorBidi"/>
        </w:rPr>
        <w:t xml:space="preserve">. </w:t>
      </w:r>
      <w:r w:rsidR="00EF4389" w:rsidRPr="00FD7E02">
        <w:rPr>
          <w:rFonts w:asciiTheme="majorBidi" w:hAnsiTheme="majorBidi" w:cstheme="majorBidi"/>
        </w:rPr>
        <w:t>It was clear during initial observations that some spotlights were obstructed by trees or fell largely or completely on hedges</w:t>
      </w:r>
      <w:r w:rsidR="00051AF5" w:rsidRPr="00FD7E02">
        <w:rPr>
          <w:rFonts w:asciiTheme="majorBidi" w:hAnsiTheme="majorBidi" w:cstheme="majorBidi"/>
        </w:rPr>
        <w:t xml:space="preserve"> </w:t>
      </w:r>
      <w:r w:rsidR="009822A2" w:rsidRPr="00FD7E02">
        <w:rPr>
          <w:rFonts w:asciiTheme="majorBidi" w:hAnsiTheme="majorBidi" w:cstheme="majorBidi"/>
        </w:rPr>
        <w:t xml:space="preserve">or within fenced </w:t>
      </w:r>
      <w:r w:rsidR="00EF4389" w:rsidRPr="00FD7E02">
        <w:rPr>
          <w:rFonts w:asciiTheme="majorBidi" w:hAnsiTheme="majorBidi" w:cstheme="majorBidi"/>
        </w:rPr>
        <w:t>grassy areas</w:t>
      </w:r>
      <w:r w:rsidR="00D008F7" w:rsidRPr="00FD7E02">
        <w:rPr>
          <w:rFonts w:asciiTheme="majorBidi" w:hAnsiTheme="majorBidi" w:cstheme="majorBidi"/>
        </w:rPr>
        <w:t xml:space="preserve"> </w:t>
      </w:r>
      <w:r w:rsidR="00793F9B" w:rsidRPr="00FD7E02">
        <w:rPr>
          <w:rFonts w:asciiTheme="majorBidi" w:hAnsiTheme="majorBidi" w:cstheme="majorBidi"/>
        </w:rPr>
        <w:t>(Figure 7</w:t>
      </w:r>
      <w:r w:rsidR="00D008F7" w:rsidRPr="00FD7E02">
        <w:rPr>
          <w:rFonts w:asciiTheme="majorBidi" w:hAnsiTheme="majorBidi" w:cstheme="majorBidi"/>
        </w:rPr>
        <w:t>)</w:t>
      </w:r>
      <w:r w:rsidR="00C166B8" w:rsidRPr="00FD7E02">
        <w:rPr>
          <w:rFonts w:asciiTheme="majorBidi" w:hAnsiTheme="majorBidi" w:cstheme="majorBidi"/>
        </w:rPr>
        <w:t xml:space="preserve">. Other obstructions that blocked the field of view </w:t>
      </w:r>
      <w:r w:rsidR="006929B0" w:rsidRPr="00FD7E02">
        <w:rPr>
          <w:rFonts w:asciiTheme="majorBidi" w:hAnsiTheme="majorBidi" w:cstheme="majorBidi"/>
        </w:rPr>
        <w:t>were mostly scaffoldings</w:t>
      </w:r>
      <w:r w:rsidR="007D6B58" w:rsidRPr="00FD7E02">
        <w:rPr>
          <w:rFonts w:asciiTheme="majorBidi" w:hAnsiTheme="majorBidi" w:cstheme="majorBidi"/>
        </w:rPr>
        <w:t>, awnings,</w:t>
      </w:r>
      <w:r w:rsidR="00051AF5" w:rsidRPr="00FD7E02">
        <w:rPr>
          <w:rFonts w:asciiTheme="majorBidi" w:hAnsiTheme="majorBidi" w:cstheme="majorBidi"/>
        </w:rPr>
        <w:t xml:space="preserve"> </w:t>
      </w:r>
      <w:r w:rsidR="006929B0" w:rsidRPr="00FD7E02">
        <w:rPr>
          <w:rFonts w:asciiTheme="majorBidi" w:hAnsiTheme="majorBidi" w:cstheme="majorBidi"/>
        </w:rPr>
        <w:t>or</w:t>
      </w:r>
      <w:r w:rsidR="00C166B8" w:rsidRPr="00FD7E02">
        <w:rPr>
          <w:rFonts w:asciiTheme="majorBidi" w:hAnsiTheme="majorBidi" w:cstheme="majorBidi"/>
        </w:rPr>
        <w:t xml:space="preserve"> signs</w:t>
      </w:r>
      <w:r w:rsidR="007D6B58" w:rsidRPr="00FD7E02">
        <w:rPr>
          <w:rFonts w:asciiTheme="majorBidi" w:hAnsiTheme="majorBidi" w:cstheme="majorBidi"/>
        </w:rPr>
        <w:t xml:space="preserve"> (Figure </w:t>
      </w:r>
      <w:r w:rsidR="00793F9B" w:rsidRPr="00FD7E02">
        <w:rPr>
          <w:rFonts w:asciiTheme="majorBidi" w:hAnsiTheme="majorBidi" w:cstheme="majorBidi"/>
        </w:rPr>
        <w:t>8</w:t>
      </w:r>
      <w:r w:rsidR="007D6B58" w:rsidRPr="00FD7E02">
        <w:rPr>
          <w:rFonts w:asciiTheme="majorBidi" w:hAnsiTheme="majorBidi" w:cstheme="majorBidi"/>
        </w:rPr>
        <w:t>)</w:t>
      </w:r>
      <w:r w:rsidR="006929B0" w:rsidRPr="00FD7E02">
        <w:rPr>
          <w:rFonts w:asciiTheme="majorBidi" w:hAnsiTheme="majorBidi" w:cstheme="majorBidi"/>
        </w:rPr>
        <w:t xml:space="preserve">. </w:t>
      </w:r>
      <w:r w:rsidR="00CC41B9" w:rsidRPr="00FD7E02">
        <w:rPr>
          <w:rFonts w:asciiTheme="majorBidi" w:hAnsiTheme="majorBidi" w:cstheme="majorBidi"/>
        </w:rPr>
        <w:t xml:space="preserve">If the camera emitted NIR light, the intensity of that light was recorded as low, medium, or high. If the camera did not emit NIR light, the presence of </w:t>
      </w:r>
      <w:r w:rsidR="00CC41B9" w:rsidRPr="00FD7E02">
        <w:rPr>
          <w:rFonts w:asciiTheme="majorBidi" w:hAnsiTheme="majorBidi" w:cstheme="majorBidi"/>
          <w:i/>
          <w:iCs/>
        </w:rPr>
        <w:t>good</w:t>
      </w:r>
      <w:r w:rsidR="00CC41B9" w:rsidRPr="00FD7E02">
        <w:rPr>
          <w:rFonts w:asciiTheme="majorBidi" w:hAnsiTheme="majorBidi" w:cstheme="majorBidi"/>
        </w:rPr>
        <w:t xml:space="preserve"> light in its surrounding area was recorded. </w:t>
      </w:r>
      <w:r w:rsidR="00301E87" w:rsidRPr="00FD7E02">
        <w:rPr>
          <w:rFonts w:asciiTheme="majorBidi" w:hAnsiTheme="majorBidi" w:cstheme="majorBidi"/>
        </w:rPr>
        <w:t xml:space="preserve">Only cameras that did not emit NIR and did not have good lighting were considered to produce a bad quality image. </w:t>
      </w:r>
      <w:r w:rsidR="00CC41B9" w:rsidRPr="00FD7E02">
        <w:rPr>
          <w:rFonts w:asciiTheme="majorBidi" w:hAnsiTheme="majorBidi" w:cstheme="majorBidi"/>
        </w:rPr>
        <w:t xml:space="preserve"> </w:t>
      </w:r>
    </w:p>
    <w:p w14:paraId="4B1DF4F9" w14:textId="77777777" w:rsidR="00692C80" w:rsidRPr="00FD7E02" w:rsidRDefault="00692C80">
      <w:pPr>
        <w:rPr>
          <w:rFonts w:asciiTheme="majorBidi" w:hAnsiTheme="majorBidi" w:cstheme="majorBidi"/>
        </w:rPr>
      </w:pPr>
      <w:r w:rsidRPr="00FD7E02">
        <w:rPr>
          <w:rFonts w:asciiTheme="majorBidi" w:hAnsiTheme="majorBidi" w:cstheme="majorBidi"/>
        </w:rPr>
        <w:br w:type="page"/>
      </w:r>
    </w:p>
    <w:p w14:paraId="0856C384" w14:textId="2AFB2E6D" w:rsidR="00692C80" w:rsidRPr="00FD7E02" w:rsidRDefault="00692C80" w:rsidP="00F36100">
      <w:pPr>
        <w:tabs>
          <w:tab w:val="left" w:pos="4500"/>
          <w:tab w:val="left" w:pos="4680"/>
        </w:tabs>
        <w:spacing w:line="276" w:lineRule="auto"/>
        <w:ind w:left="720" w:hanging="720"/>
        <w:rPr>
          <w:rFonts w:asciiTheme="majorBidi" w:eastAsia="Times New Roman" w:hAnsiTheme="majorBidi" w:cstheme="majorBidi"/>
          <w:sz w:val="21"/>
          <w:szCs w:val="21"/>
          <w:shd w:val="clear" w:color="auto" w:fill="FFFFFF"/>
        </w:rPr>
      </w:pPr>
      <w:r w:rsidRPr="00FD7E02">
        <w:rPr>
          <w:rFonts w:asciiTheme="majorBidi" w:eastAsia="Times New Roman" w:hAnsiTheme="majorBidi" w:cstheme="majorBidi"/>
          <w:noProof/>
          <w:sz w:val="21"/>
          <w:szCs w:val="21"/>
        </w:rPr>
        <w:lastRenderedPageBreak/>
        <w:drawing>
          <wp:anchor distT="0" distB="0" distL="114300" distR="114300" simplePos="0" relativeHeight="251693056" behindDoc="0" locked="0" layoutInCell="1" allowOverlap="1" wp14:anchorId="07594234" wp14:editId="3EB1EE0A">
            <wp:simplePos x="0" y="0"/>
            <wp:positionH relativeFrom="column">
              <wp:posOffset>760763</wp:posOffset>
            </wp:positionH>
            <wp:positionV relativeFrom="paragraph">
              <wp:posOffset>111125</wp:posOffset>
            </wp:positionV>
            <wp:extent cx="4427220" cy="3319145"/>
            <wp:effectExtent l="0" t="0" r="0" b="8255"/>
            <wp:wrapTopAndBottom/>
            <wp:docPr id="8" name="Picture 8" descr="irCAM/14_hed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CAM/14_hedge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27220" cy="3319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7E02">
        <w:rPr>
          <w:rFonts w:asciiTheme="majorBidi" w:eastAsia="Times New Roman" w:hAnsiTheme="majorBidi" w:cstheme="majorBidi"/>
          <w:i/>
          <w:iCs/>
          <w:sz w:val="21"/>
          <w:szCs w:val="21"/>
          <w:shd w:val="clear" w:color="auto" w:fill="FFFFFF"/>
        </w:rPr>
        <w:t xml:space="preserve">Figure </w:t>
      </w:r>
      <w:ins w:id="144" w:author="Nada Elgamal" w:date="2018-07-29T18:49:00Z">
        <w:r w:rsidR="00F72B6A" w:rsidRPr="00FD7E02">
          <w:rPr>
            <w:rFonts w:asciiTheme="majorBidi" w:eastAsia="Times New Roman" w:hAnsiTheme="majorBidi" w:cstheme="majorBidi"/>
            <w:i/>
            <w:iCs/>
            <w:sz w:val="21"/>
            <w:szCs w:val="21"/>
            <w:shd w:val="clear" w:color="auto" w:fill="FFFFFF"/>
          </w:rPr>
          <w:t>8</w:t>
        </w:r>
      </w:ins>
      <w:del w:id="145" w:author="Nada Elgamal" w:date="2018-07-29T18:49:00Z">
        <w:r w:rsidRPr="00FD7E02" w:rsidDel="00F72B6A">
          <w:rPr>
            <w:rFonts w:asciiTheme="majorBidi" w:eastAsia="Times New Roman" w:hAnsiTheme="majorBidi" w:cstheme="majorBidi"/>
            <w:i/>
            <w:iCs/>
            <w:sz w:val="21"/>
            <w:szCs w:val="21"/>
            <w:shd w:val="clear" w:color="auto" w:fill="FFFFFF"/>
          </w:rPr>
          <w:delText>7</w:delText>
        </w:r>
      </w:del>
      <w:r w:rsidRPr="00FD7E02">
        <w:rPr>
          <w:rFonts w:asciiTheme="majorBidi" w:eastAsia="Times New Roman" w:hAnsiTheme="majorBidi" w:cstheme="majorBidi"/>
          <w:i/>
          <w:iCs/>
          <w:sz w:val="21"/>
          <w:szCs w:val="21"/>
          <w:shd w:val="clear" w:color="auto" w:fill="FFFFFF"/>
        </w:rPr>
        <w:t>.</w:t>
      </w:r>
      <w:r w:rsidRPr="00FD7E02">
        <w:rPr>
          <w:rFonts w:asciiTheme="majorBidi" w:eastAsia="Times New Roman" w:hAnsiTheme="majorBidi" w:cstheme="majorBidi"/>
          <w:sz w:val="21"/>
          <w:szCs w:val="21"/>
          <w:shd w:val="clear" w:color="auto" w:fill="FFFFFF"/>
        </w:rPr>
        <w:t xml:space="preserve"> Field of view (FOV) of NIR-emitting camera </w:t>
      </w:r>
      <w:r w:rsidR="00F36100" w:rsidRPr="00FD7E02">
        <w:rPr>
          <w:rFonts w:asciiTheme="majorBidi" w:eastAsia="Times New Roman" w:hAnsiTheme="majorBidi" w:cstheme="majorBidi"/>
          <w:sz w:val="21"/>
          <w:szCs w:val="21"/>
          <w:shd w:val="clear" w:color="auto" w:fill="FFFFFF"/>
        </w:rPr>
        <w:t>overlooking hedges and</w:t>
      </w:r>
      <w:r w:rsidRPr="00FD7E02">
        <w:rPr>
          <w:rFonts w:asciiTheme="majorBidi" w:eastAsia="Times New Roman" w:hAnsiTheme="majorBidi" w:cstheme="majorBidi"/>
          <w:sz w:val="21"/>
          <w:szCs w:val="21"/>
          <w:shd w:val="clear" w:color="auto" w:fill="FFFFFF"/>
        </w:rPr>
        <w:t xml:space="preserve"> producing non-useful imagery.</w:t>
      </w:r>
    </w:p>
    <w:p w14:paraId="03975A00" w14:textId="77BC1A9B" w:rsidR="00692C80" w:rsidRPr="00FD7E02" w:rsidRDefault="00B25773" w:rsidP="00692C80">
      <w:pPr>
        <w:rPr>
          <w:rFonts w:asciiTheme="majorBidi" w:eastAsia="Times New Roman" w:hAnsiTheme="majorBidi" w:cstheme="majorBidi"/>
          <w:i/>
          <w:iCs/>
          <w:sz w:val="20"/>
          <w:szCs w:val="20"/>
          <w:shd w:val="clear" w:color="auto" w:fill="FFFFFF"/>
        </w:rPr>
      </w:pPr>
      <w:r w:rsidRPr="00FD7E02">
        <w:rPr>
          <w:rFonts w:asciiTheme="majorBidi" w:eastAsia="Times New Roman" w:hAnsiTheme="majorBidi" w:cstheme="majorBidi"/>
          <w:noProof/>
          <w:sz w:val="20"/>
          <w:szCs w:val="20"/>
        </w:rPr>
        <w:drawing>
          <wp:anchor distT="0" distB="0" distL="114300" distR="114300" simplePos="0" relativeHeight="251694080" behindDoc="0" locked="0" layoutInCell="1" allowOverlap="1" wp14:anchorId="633DD4C5" wp14:editId="6779B453">
            <wp:simplePos x="0" y="0"/>
            <wp:positionH relativeFrom="column">
              <wp:posOffset>1069340</wp:posOffset>
            </wp:positionH>
            <wp:positionV relativeFrom="paragraph">
              <wp:posOffset>164465</wp:posOffset>
            </wp:positionV>
            <wp:extent cx="3840480" cy="4257040"/>
            <wp:effectExtent l="0" t="0" r="0" b="10160"/>
            <wp:wrapTopAndBottom/>
            <wp:docPr id="11" name="Picture 11" descr="irCAM/13_placement_aw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rCAM/13_placement_awning.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272" b="12592"/>
                    <a:stretch/>
                  </pic:blipFill>
                  <pic:spPr bwMode="auto">
                    <a:xfrm>
                      <a:off x="0" y="0"/>
                      <a:ext cx="3840480" cy="4257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6F062B" w14:textId="41BAF84A" w:rsidR="00692C80" w:rsidRPr="00FD7E02" w:rsidRDefault="00692C80" w:rsidP="00692C80">
      <w:pPr>
        <w:ind w:left="720" w:firstLine="720"/>
        <w:rPr>
          <w:rFonts w:asciiTheme="majorBidi" w:eastAsia="Times New Roman" w:hAnsiTheme="majorBidi" w:cstheme="majorBidi"/>
          <w:sz w:val="21"/>
          <w:szCs w:val="21"/>
          <w:shd w:val="clear" w:color="auto" w:fill="FFFFFF"/>
        </w:rPr>
      </w:pPr>
      <w:r w:rsidRPr="00FD7E02">
        <w:rPr>
          <w:rFonts w:asciiTheme="majorBidi" w:eastAsia="Times New Roman" w:hAnsiTheme="majorBidi" w:cstheme="majorBidi"/>
          <w:i/>
          <w:iCs/>
          <w:sz w:val="21"/>
          <w:szCs w:val="21"/>
          <w:shd w:val="clear" w:color="auto" w:fill="FFFFFF"/>
        </w:rPr>
        <w:t xml:space="preserve">Figure </w:t>
      </w:r>
      <w:ins w:id="146" w:author="Nada Elgamal" w:date="2018-07-29T18:49:00Z">
        <w:r w:rsidR="00F72B6A" w:rsidRPr="00FD7E02">
          <w:rPr>
            <w:rFonts w:asciiTheme="majorBidi" w:eastAsia="Times New Roman" w:hAnsiTheme="majorBidi" w:cstheme="majorBidi"/>
            <w:i/>
            <w:iCs/>
            <w:sz w:val="21"/>
            <w:szCs w:val="21"/>
            <w:shd w:val="clear" w:color="auto" w:fill="FFFFFF"/>
          </w:rPr>
          <w:t>9</w:t>
        </w:r>
      </w:ins>
      <w:del w:id="147" w:author="Nada Elgamal" w:date="2018-07-29T18:49:00Z">
        <w:r w:rsidRPr="00FD7E02" w:rsidDel="00F72B6A">
          <w:rPr>
            <w:rFonts w:asciiTheme="majorBidi" w:eastAsia="Times New Roman" w:hAnsiTheme="majorBidi" w:cstheme="majorBidi"/>
            <w:i/>
            <w:iCs/>
            <w:sz w:val="21"/>
            <w:szCs w:val="21"/>
            <w:shd w:val="clear" w:color="auto" w:fill="FFFFFF"/>
          </w:rPr>
          <w:delText>8</w:delText>
        </w:r>
      </w:del>
      <w:r w:rsidRPr="00FD7E02">
        <w:rPr>
          <w:rFonts w:asciiTheme="majorBidi" w:eastAsia="Times New Roman" w:hAnsiTheme="majorBidi" w:cstheme="majorBidi"/>
          <w:i/>
          <w:iCs/>
          <w:sz w:val="21"/>
          <w:szCs w:val="21"/>
          <w:shd w:val="clear" w:color="auto" w:fill="FFFFFF"/>
        </w:rPr>
        <w:t>.</w:t>
      </w:r>
      <w:r w:rsidRPr="00FD7E02">
        <w:rPr>
          <w:rFonts w:asciiTheme="majorBidi" w:eastAsia="Times New Roman" w:hAnsiTheme="majorBidi" w:cstheme="majorBidi"/>
          <w:sz w:val="21"/>
          <w:szCs w:val="21"/>
          <w:shd w:val="clear" w:color="auto" w:fill="FFFFFF"/>
        </w:rPr>
        <w:t xml:space="preserve"> Spotlight reflected over awning blocking the camera’s field of view.</w:t>
      </w:r>
      <w:r w:rsidRPr="00FD7E02">
        <w:rPr>
          <w:rFonts w:asciiTheme="majorBidi" w:hAnsiTheme="majorBidi" w:cstheme="majorBidi"/>
          <w:sz w:val="28"/>
          <w:szCs w:val="28"/>
        </w:rPr>
        <w:br w:type="page"/>
      </w:r>
    </w:p>
    <w:p w14:paraId="2D1E4B74" w14:textId="574BE3CD" w:rsidR="00490EC0" w:rsidRPr="00FD7E02" w:rsidRDefault="000E11B9" w:rsidP="00D008F7">
      <w:pPr>
        <w:spacing w:line="480" w:lineRule="auto"/>
        <w:ind w:firstLine="360"/>
        <w:rPr>
          <w:rFonts w:asciiTheme="majorBidi" w:hAnsiTheme="majorBidi" w:cstheme="majorBidi"/>
        </w:rPr>
      </w:pPr>
      <w:r w:rsidRPr="00FD7E02">
        <w:rPr>
          <w:rFonts w:asciiTheme="majorBidi" w:hAnsiTheme="majorBidi" w:cstheme="majorBidi"/>
        </w:rPr>
        <w:lastRenderedPageBreak/>
        <w:t>The</w:t>
      </w:r>
      <w:r w:rsidR="00A07D65" w:rsidRPr="00FD7E02">
        <w:rPr>
          <w:rFonts w:asciiTheme="majorBidi" w:hAnsiTheme="majorBidi" w:cstheme="majorBidi"/>
        </w:rPr>
        <w:t xml:space="preserve"> caveat is that</w:t>
      </w:r>
      <w:r w:rsidRPr="00FD7E02">
        <w:rPr>
          <w:rFonts w:asciiTheme="majorBidi" w:hAnsiTheme="majorBidi" w:cstheme="majorBidi"/>
        </w:rPr>
        <w:t xml:space="preserve"> </w:t>
      </w:r>
      <w:r w:rsidR="00585A00" w:rsidRPr="00FD7E02">
        <w:rPr>
          <w:rFonts w:asciiTheme="majorBidi" w:hAnsiTheme="majorBidi" w:cstheme="majorBidi"/>
        </w:rPr>
        <w:t>information</w:t>
      </w:r>
      <w:r w:rsidR="005C41E9" w:rsidRPr="00FD7E02">
        <w:rPr>
          <w:rFonts w:asciiTheme="majorBidi" w:hAnsiTheme="majorBidi" w:cstheme="majorBidi"/>
        </w:rPr>
        <w:t xml:space="preserve"> assembled for this </w:t>
      </w:r>
      <w:r w:rsidR="004C7C52" w:rsidRPr="00FD7E02">
        <w:rPr>
          <w:rFonts w:asciiTheme="majorBidi" w:hAnsiTheme="majorBidi" w:cstheme="majorBidi"/>
        </w:rPr>
        <w:t>study</w:t>
      </w:r>
      <w:r w:rsidR="005C41E9" w:rsidRPr="00FD7E02">
        <w:rPr>
          <w:rFonts w:asciiTheme="majorBidi" w:hAnsiTheme="majorBidi" w:cstheme="majorBidi"/>
        </w:rPr>
        <w:t xml:space="preserve">, as a result of its specificity, has a relatively short shelf-life </w:t>
      </w:r>
      <w:r w:rsidR="00A07D65" w:rsidRPr="00FD7E02">
        <w:rPr>
          <w:rFonts w:asciiTheme="majorBidi" w:hAnsiTheme="majorBidi" w:cstheme="majorBidi"/>
        </w:rPr>
        <w:t>because of</w:t>
      </w:r>
      <w:r w:rsidR="00B46E98" w:rsidRPr="00FD7E02">
        <w:rPr>
          <w:rFonts w:asciiTheme="majorBidi" w:hAnsiTheme="majorBidi" w:cstheme="majorBidi"/>
        </w:rPr>
        <w:t xml:space="preserve"> the instability of the conditions recorded as attributes, such as the seasonal change of foliage density</w:t>
      </w:r>
      <w:r w:rsidR="00585A00" w:rsidRPr="00FD7E02">
        <w:rPr>
          <w:rFonts w:asciiTheme="majorBidi" w:hAnsiTheme="majorBidi" w:cstheme="majorBidi"/>
        </w:rPr>
        <w:t xml:space="preserve"> or the addition/removal of a light source</w:t>
      </w:r>
      <w:r w:rsidR="00B46E98" w:rsidRPr="00FD7E02">
        <w:rPr>
          <w:rFonts w:asciiTheme="majorBidi" w:hAnsiTheme="majorBidi" w:cstheme="majorBidi"/>
        </w:rPr>
        <w:t xml:space="preserve">. </w:t>
      </w:r>
      <w:r w:rsidR="00654E8A" w:rsidRPr="00FD7E02">
        <w:rPr>
          <w:rFonts w:asciiTheme="majorBidi" w:hAnsiTheme="majorBidi" w:cstheme="majorBidi"/>
        </w:rPr>
        <w:t xml:space="preserve">The data and results aim to give the average user a better indication of what is normally an overlooked aspect of everyday life. </w:t>
      </w:r>
    </w:p>
    <w:p w14:paraId="17087C5F" w14:textId="692DD078" w:rsidR="006758DA" w:rsidRPr="00FD7E02" w:rsidRDefault="006758DA" w:rsidP="00D008F7">
      <w:pPr>
        <w:spacing w:before="80" w:line="480" w:lineRule="auto"/>
        <w:rPr>
          <w:rFonts w:asciiTheme="majorBidi" w:hAnsiTheme="majorBidi" w:cstheme="majorBidi"/>
          <w:b/>
          <w:bCs/>
        </w:rPr>
      </w:pPr>
      <w:r w:rsidRPr="00FD7E02">
        <w:rPr>
          <w:rFonts w:asciiTheme="majorBidi" w:hAnsiTheme="majorBidi" w:cstheme="majorBidi"/>
          <w:b/>
          <w:bCs/>
        </w:rPr>
        <w:t>Consideration of results</w:t>
      </w:r>
    </w:p>
    <w:p w14:paraId="44E9B52D" w14:textId="08211EBD" w:rsidR="004D3263" w:rsidRPr="00FD7E02" w:rsidRDefault="00D407E3" w:rsidP="00502A18">
      <w:pPr>
        <w:spacing w:line="480" w:lineRule="auto"/>
        <w:rPr>
          <w:ins w:id="148" w:author="Nada Elgamal" w:date="2018-07-29T23:03:00Z"/>
          <w:rFonts w:asciiTheme="majorBidi" w:hAnsiTheme="majorBidi" w:cstheme="majorBidi"/>
        </w:rPr>
      </w:pPr>
      <w:r w:rsidRPr="00FD7E02">
        <w:rPr>
          <w:rFonts w:asciiTheme="majorBidi" w:hAnsiTheme="majorBidi" w:cstheme="majorBidi"/>
        </w:rPr>
        <w:t xml:space="preserve">Results were found </w:t>
      </w:r>
      <w:r w:rsidR="007177C8" w:rsidRPr="00FD7E02">
        <w:rPr>
          <w:rFonts w:asciiTheme="majorBidi" w:hAnsiTheme="majorBidi" w:cstheme="majorBidi"/>
        </w:rPr>
        <w:t>to be</w:t>
      </w:r>
      <w:r w:rsidRPr="00FD7E02">
        <w:rPr>
          <w:rFonts w:asciiTheme="majorBidi" w:hAnsiTheme="majorBidi" w:cstheme="majorBidi"/>
        </w:rPr>
        <w:t xml:space="preserve"> consistent </w:t>
      </w:r>
      <w:r w:rsidR="007177C8" w:rsidRPr="00FD7E02">
        <w:rPr>
          <w:rFonts w:asciiTheme="majorBidi" w:hAnsiTheme="majorBidi" w:cstheme="majorBidi"/>
        </w:rPr>
        <w:t>for each neighborhood, district type, and as a whole</w:t>
      </w:r>
      <w:r w:rsidR="009822A2" w:rsidRPr="00FD7E02">
        <w:rPr>
          <w:rFonts w:asciiTheme="majorBidi" w:hAnsiTheme="majorBidi" w:cstheme="majorBidi"/>
        </w:rPr>
        <w:t>,</w:t>
      </w:r>
      <w:r w:rsidR="007177C8" w:rsidRPr="00FD7E02">
        <w:rPr>
          <w:rFonts w:asciiTheme="majorBidi" w:hAnsiTheme="majorBidi" w:cstheme="majorBidi"/>
        </w:rPr>
        <w:t xml:space="preserve"> with the exception of the commercial district.</w:t>
      </w:r>
      <w:r w:rsidR="009822A2" w:rsidRPr="00FD7E02">
        <w:rPr>
          <w:rFonts w:asciiTheme="majorBidi" w:hAnsiTheme="majorBidi" w:cstheme="majorBidi"/>
        </w:rPr>
        <w:t xml:space="preserve"> </w:t>
      </w:r>
      <w:r w:rsidR="007177C8" w:rsidRPr="00FD7E02">
        <w:rPr>
          <w:rFonts w:asciiTheme="majorBidi" w:hAnsiTheme="majorBidi" w:cstheme="majorBidi"/>
        </w:rPr>
        <w:t>Each neighborhood</w:t>
      </w:r>
      <w:r w:rsidR="00B86951" w:rsidRPr="00FD7E02">
        <w:rPr>
          <w:rFonts w:asciiTheme="majorBidi" w:hAnsiTheme="majorBidi" w:cstheme="majorBidi"/>
        </w:rPr>
        <w:t xml:space="preserve">, </w:t>
      </w:r>
      <w:r w:rsidR="009822A2" w:rsidRPr="00FD7E02">
        <w:rPr>
          <w:rFonts w:asciiTheme="majorBidi" w:hAnsiTheme="majorBidi" w:cstheme="majorBidi"/>
        </w:rPr>
        <w:t>composed</w:t>
      </w:r>
      <w:r w:rsidR="00B86951" w:rsidRPr="00FD7E02">
        <w:rPr>
          <w:rFonts w:asciiTheme="majorBidi" w:hAnsiTheme="majorBidi" w:cstheme="majorBidi"/>
        </w:rPr>
        <w:t xml:space="preserve"> of all three districts,</w:t>
      </w:r>
      <w:r w:rsidR="007177C8" w:rsidRPr="00FD7E02">
        <w:rPr>
          <w:rFonts w:asciiTheme="majorBidi" w:hAnsiTheme="majorBidi" w:cstheme="majorBidi"/>
        </w:rPr>
        <w:t xml:space="preserve"> had an average of 70% of </w:t>
      </w:r>
      <w:r w:rsidR="00E03388" w:rsidRPr="00FD7E02">
        <w:rPr>
          <w:rFonts w:asciiTheme="majorBidi" w:hAnsiTheme="majorBidi" w:cstheme="majorBidi"/>
        </w:rPr>
        <w:t xml:space="preserve">the area covered by </w:t>
      </w:r>
      <w:r w:rsidR="007177C8" w:rsidRPr="00FD7E02">
        <w:rPr>
          <w:rFonts w:asciiTheme="majorBidi" w:hAnsiTheme="majorBidi" w:cstheme="majorBidi"/>
        </w:rPr>
        <w:t xml:space="preserve">cameras capturing relatively good quality footage at night. </w:t>
      </w:r>
      <w:r w:rsidR="00B80754" w:rsidRPr="00FD7E02">
        <w:rPr>
          <w:rFonts w:asciiTheme="majorBidi" w:hAnsiTheme="majorBidi" w:cstheme="majorBidi"/>
        </w:rPr>
        <w:t xml:space="preserve">Residential and manufacturing districts </w:t>
      </w:r>
      <w:r w:rsidR="00B86951" w:rsidRPr="00FD7E02">
        <w:rPr>
          <w:rFonts w:asciiTheme="majorBidi" w:hAnsiTheme="majorBidi" w:cstheme="majorBidi"/>
        </w:rPr>
        <w:t>both</w:t>
      </w:r>
      <w:r w:rsidR="00B80754" w:rsidRPr="00FD7E02">
        <w:rPr>
          <w:rFonts w:asciiTheme="majorBidi" w:hAnsiTheme="majorBidi" w:cstheme="majorBidi"/>
        </w:rPr>
        <w:t xml:space="preserve"> showed </w:t>
      </w:r>
      <w:r w:rsidR="00B86951" w:rsidRPr="00FD7E02">
        <w:rPr>
          <w:rFonts w:asciiTheme="majorBidi" w:hAnsiTheme="majorBidi" w:cstheme="majorBidi"/>
        </w:rPr>
        <w:t>an average of 73</w:t>
      </w:r>
      <w:r w:rsidR="00B80754" w:rsidRPr="00FD7E02">
        <w:rPr>
          <w:rFonts w:asciiTheme="majorBidi" w:hAnsiTheme="majorBidi" w:cstheme="majorBidi"/>
        </w:rPr>
        <w:t xml:space="preserve">% </w:t>
      </w:r>
      <w:r w:rsidR="009822A2" w:rsidRPr="00FD7E02">
        <w:rPr>
          <w:rFonts w:asciiTheme="majorBidi" w:hAnsiTheme="majorBidi" w:cstheme="majorBidi"/>
        </w:rPr>
        <w:t>actual</w:t>
      </w:r>
      <w:r w:rsidR="00B80754" w:rsidRPr="00FD7E02">
        <w:rPr>
          <w:rFonts w:asciiTheme="majorBidi" w:hAnsiTheme="majorBidi" w:cstheme="majorBidi"/>
        </w:rPr>
        <w:t xml:space="preserve"> coverage, while commercial districts</w:t>
      </w:r>
      <w:r w:rsidR="009822A2" w:rsidRPr="00FD7E02">
        <w:rPr>
          <w:rFonts w:asciiTheme="majorBidi" w:hAnsiTheme="majorBidi" w:cstheme="majorBidi"/>
        </w:rPr>
        <w:t xml:space="preserve"> experienced about 56% actual </w:t>
      </w:r>
      <w:r w:rsidR="00B86951" w:rsidRPr="00FD7E02">
        <w:rPr>
          <w:rFonts w:asciiTheme="majorBidi" w:hAnsiTheme="majorBidi" w:cstheme="majorBidi"/>
        </w:rPr>
        <w:t>coverage in all neighborhoods.</w:t>
      </w:r>
      <w:ins w:id="149" w:author="Nada Elgamal" w:date="2018-07-29T22:50:00Z">
        <w:r w:rsidR="00654F05" w:rsidRPr="00FD7E02">
          <w:rPr>
            <w:rFonts w:asciiTheme="majorBidi" w:hAnsiTheme="majorBidi" w:cstheme="majorBidi"/>
          </w:rPr>
          <w:t xml:space="preserve"> </w:t>
        </w:r>
      </w:ins>
      <w:ins w:id="150" w:author="Nada Elgamal" w:date="2018-07-30T00:06:00Z">
        <w:r w:rsidR="00502A18" w:rsidRPr="00FD7E02">
          <w:rPr>
            <w:rFonts w:asciiTheme="majorBidi" w:hAnsiTheme="majorBidi" w:cstheme="majorBidi"/>
          </w:rPr>
          <w:t xml:space="preserve"> </w:t>
        </w:r>
      </w:ins>
      <w:ins w:id="151" w:author="Nada Elgamal" w:date="2018-07-29T23:48:00Z">
        <w:r w:rsidR="00502A18" w:rsidRPr="00FD7E02">
          <w:rPr>
            <w:rFonts w:asciiTheme="majorBidi" w:hAnsiTheme="majorBidi" w:cstheme="majorBidi"/>
          </w:rPr>
          <w:t>T</w:t>
        </w:r>
        <w:r w:rsidR="00D62E97" w:rsidRPr="00FD7E02">
          <w:rPr>
            <w:rFonts w:asciiTheme="majorBidi" w:hAnsiTheme="majorBidi" w:cstheme="majorBidi"/>
          </w:rPr>
          <w:t xml:space="preserve">he residential district is </w:t>
        </w:r>
      </w:ins>
      <w:ins w:id="152" w:author="Nada Elgamal" w:date="2018-07-30T00:06:00Z">
        <w:r w:rsidR="00502A18" w:rsidRPr="00FD7E02">
          <w:rPr>
            <w:rFonts w:asciiTheme="majorBidi" w:hAnsiTheme="majorBidi" w:cstheme="majorBidi"/>
          </w:rPr>
          <w:t xml:space="preserve">possibly </w:t>
        </w:r>
      </w:ins>
      <w:ins w:id="153" w:author="Nada Elgamal" w:date="2018-07-29T23:48:00Z">
        <w:r w:rsidR="00D62E97" w:rsidRPr="00FD7E02">
          <w:rPr>
            <w:rFonts w:asciiTheme="majorBidi" w:hAnsiTheme="majorBidi" w:cstheme="majorBidi"/>
          </w:rPr>
          <w:t xml:space="preserve">so </w:t>
        </w:r>
      </w:ins>
      <w:ins w:id="154" w:author="Nada Elgamal" w:date="2018-07-29T23:50:00Z">
        <w:r w:rsidR="007F6CA3" w:rsidRPr="00FD7E02">
          <w:rPr>
            <w:rFonts w:asciiTheme="majorBidi" w:hAnsiTheme="majorBidi" w:cstheme="majorBidi"/>
          </w:rPr>
          <w:t xml:space="preserve">because of </w:t>
        </w:r>
      </w:ins>
      <w:ins w:id="155" w:author="Nada Elgamal" w:date="2018-07-30T00:05:00Z">
        <w:r w:rsidR="00502A18" w:rsidRPr="00FD7E02">
          <w:rPr>
            <w:rFonts w:asciiTheme="majorBidi" w:hAnsiTheme="majorBidi" w:cstheme="majorBidi"/>
          </w:rPr>
          <w:t>the social</w:t>
        </w:r>
      </w:ins>
      <w:ins w:id="156" w:author="Nada Elgamal" w:date="2018-07-29T23:48:00Z">
        <w:r w:rsidR="00D62E97" w:rsidRPr="00FD7E02">
          <w:rPr>
            <w:rFonts w:asciiTheme="majorBidi" w:hAnsiTheme="majorBidi" w:cstheme="majorBidi"/>
          </w:rPr>
          <w:t xml:space="preserve"> expectation for security</w:t>
        </w:r>
      </w:ins>
      <w:ins w:id="157" w:author="Nada Elgamal" w:date="2018-07-29T23:51:00Z">
        <w:r w:rsidR="007F6CA3" w:rsidRPr="00FD7E02">
          <w:rPr>
            <w:rFonts w:asciiTheme="majorBidi" w:hAnsiTheme="majorBidi" w:cstheme="majorBidi"/>
          </w:rPr>
          <w:t xml:space="preserve">, while </w:t>
        </w:r>
      </w:ins>
      <w:ins w:id="158" w:author="Nada Elgamal" w:date="2018-07-29T23:49:00Z">
        <w:r w:rsidR="00D62E97" w:rsidRPr="00FF40C5">
          <w:rPr>
            <w:rFonts w:asciiTheme="majorBidi" w:hAnsiTheme="majorBidi" w:cstheme="majorBidi"/>
          </w:rPr>
          <w:t xml:space="preserve">the </w:t>
        </w:r>
      </w:ins>
      <w:ins w:id="159" w:author="Nada Elgamal" w:date="2018-07-29T23:48:00Z">
        <w:r w:rsidR="00D62E97" w:rsidRPr="00FF40C5">
          <w:rPr>
            <w:rFonts w:asciiTheme="majorBidi" w:hAnsiTheme="majorBidi" w:cstheme="majorBidi"/>
          </w:rPr>
          <w:t xml:space="preserve">manufacturing </w:t>
        </w:r>
      </w:ins>
      <w:ins w:id="160" w:author="Nada Elgamal" w:date="2018-07-29T23:49:00Z">
        <w:r w:rsidR="00D62E97" w:rsidRPr="00FF40C5">
          <w:rPr>
            <w:rFonts w:asciiTheme="majorBidi" w:hAnsiTheme="majorBidi" w:cstheme="majorBidi"/>
          </w:rPr>
          <w:t>district</w:t>
        </w:r>
      </w:ins>
      <w:ins w:id="161" w:author="Nada Elgamal" w:date="2018-07-29T23:52:00Z">
        <w:r w:rsidR="007F6CA3" w:rsidRPr="00FF40C5">
          <w:rPr>
            <w:rFonts w:asciiTheme="majorBidi" w:hAnsiTheme="majorBidi" w:cstheme="majorBidi"/>
          </w:rPr>
          <w:t>s</w:t>
        </w:r>
      </w:ins>
      <w:ins w:id="162" w:author="Nada Elgamal" w:date="2018-07-29T23:56:00Z">
        <w:r w:rsidR="007F6CA3" w:rsidRPr="00FD7E02">
          <w:rPr>
            <w:rFonts w:asciiTheme="majorBidi" w:hAnsiTheme="majorBidi" w:cstheme="majorBidi"/>
          </w:rPr>
          <w:t>’</w:t>
        </w:r>
      </w:ins>
      <w:ins w:id="163" w:author="Nada Elgamal" w:date="2018-07-29T23:52:00Z">
        <w:r w:rsidR="007F6CA3" w:rsidRPr="00FD7E02">
          <w:rPr>
            <w:rFonts w:asciiTheme="majorBidi" w:hAnsiTheme="majorBidi" w:cstheme="majorBidi"/>
          </w:rPr>
          <w:t xml:space="preserve"> results </w:t>
        </w:r>
      </w:ins>
      <w:ins w:id="164" w:author="Nada Elgamal" w:date="2018-07-30T00:06:00Z">
        <w:r w:rsidR="00502A18" w:rsidRPr="00FD7E02">
          <w:rPr>
            <w:rFonts w:asciiTheme="majorBidi" w:hAnsiTheme="majorBidi" w:cstheme="majorBidi"/>
          </w:rPr>
          <w:t xml:space="preserve">may </w:t>
        </w:r>
      </w:ins>
      <w:ins w:id="165" w:author="Nada Elgamal" w:date="2018-07-29T23:52:00Z">
        <w:r w:rsidR="007F6CA3" w:rsidRPr="00FD7E02">
          <w:rPr>
            <w:rFonts w:asciiTheme="majorBidi" w:hAnsiTheme="majorBidi" w:cstheme="majorBidi"/>
          </w:rPr>
          <w:t xml:space="preserve">stem from the </w:t>
        </w:r>
      </w:ins>
      <w:ins w:id="166" w:author="Nada Elgamal" w:date="2018-07-29T23:49:00Z">
        <w:r w:rsidR="00D62E97" w:rsidRPr="00FD7E02">
          <w:rPr>
            <w:rFonts w:asciiTheme="majorBidi" w:hAnsiTheme="majorBidi" w:cstheme="majorBidi"/>
          </w:rPr>
          <w:t xml:space="preserve">heightened threat </w:t>
        </w:r>
        <w:r w:rsidR="007F6CA3" w:rsidRPr="00FF40C5">
          <w:rPr>
            <w:rFonts w:asciiTheme="majorBidi" w:hAnsiTheme="majorBidi" w:cstheme="majorBidi"/>
          </w:rPr>
          <w:t>of isolation</w:t>
        </w:r>
      </w:ins>
      <w:ins w:id="167" w:author="Nada Elgamal" w:date="2018-07-29T23:52:00Z">
        <w:r w:rsidR="007F6CA3" w:rsidRPr="00FF40C5">
          <w:rPr>
            <w:rFonts w:asciiTheme="majorBidi" w:hAnsiTheme="majorBidi" w:cstheme="majorBidi"/>
          </w:rPr>
          <w:t>,</w:t>
        </w:r>
      </w:ins>
      <w:ins w:id="168" w:author="Nada Elgamal" w:date="2018-07-29T23:49:00Z">
        <w:r w:rsidR="007F6CA3" w:rsidRPr="00FF40C5">
          <w:rPr>
            <w:rFonts w:asciiTheme="majorBidi" w:hAnsiTheme="majorBidi" w:cstheme="majorBidi"/>
          </w:rPr>
          <w:t xml:space="preserve"> being that </w:t>
        </w:r>
      </w:ins>
      <w:ins w:id="169" w:author="Nada Elgamal" w:date="2018-07-30T00:06:00Z">
        <w:r w:rsidR="00502A18" w:rsidRPr="00FD7E02">
          <w:rPr>
            <w:rFonts w:asciiTheme="majorBidi" w:hAnsiTheme="majorBidi" w:cstheme="majorBidi"/>
          </w:rPr>
          <w:t>these districts</w:t>
        </w:r>
      </w:ins>
      <w:ins w:id="170" w:author="Nada Elgamal" w:date="2018-07-29T23:53:00Z">
        <w:r w:rsidR="007F6CA3" w:rsidRPr="00FD7E02">
          <w:rPr>
            <w:rFonts w:asciiTheme="majorBidi" w:hAnsiTheme="majorBidi" w:cstheme="majorBidi"/>
          </w:rPr>
          <w:t xml:space="preserve"> </w:t>
        </w:r>
      </w:ins>
      <w:r w:rsidR="00FF40C5">
        <w:rPr>
          <w:rFonts w:asciiTheme="majorBidi" w:hAnsiTheme="majorBidi" w:cstheme="majorBidi"/>
        </w:rPr>
        <w:t xml:space="preserve">often </w:t>
      </w:r>
      <w:ins w:id="171" w:author="Nada Elgamal" w:date="2018-07-29T23:49:00Z">
        <w:r w:rsidR="00502A18" w:rsidRPr="00FD7E02">
          <w:rPr>
            <w:rFonts w:asciiTheme="majorBidi" w:hAnsiTheme="majorBidi" w:cstheme="majorBidi"/>
          </w:rPr>
          <w:t>contain</w:t>
        </w:r>
        <w:r w:rsidR="00D62E97" w:rsidRPr="00FD7E02">
          <w:rPr>
            <w:rFonts w:asciiTheme="majorBidi" w:hAnsiTheme="majorBidi" w:cstheme="majorBidi"/>
          </w:rPr>
          <w:t xml:space="preserve"> less </w:t>
        </w:r>
      </w:ins>
      <w:ins w:id="172" w:author="Nada Elgamal" w:date="2018-07-29T23:50:00Z">
        <w:r w:rsidR="007F6CA3" w:rsidRPr="00FD7E02">
          <w:rPr>
            <w:rFonts w:asciiTheme="majorBidi" w:hAnsiTheme="majorBidi" w:cstheme="majorBidi"/>
          </w:rPr>
          <w:t xml:space="preserve">street </w:t>
        </w:r>
      </w:ins>
      <w:ins w:id="173" w:author="Nada Elgamal" w:date="2018-07-29T23:49:00Z">
        <w:r w:rsidR="00D62E97" w:rsidRPr="00FD7E02">
          <w:rPr>
            <w:rFonts w:asciiTheme="majorBidi" w:hAnsiTheme="majorBidi" w:cstheme="majorBidi"/>
          </w:rPr>
          <w:t>lighting</w:t>
        </w:r>
      </w:ins>
      <w:ins w:id="174" w:author="Nada Elgamal" w:date="2018-07-29T23:50:00Z">
        <w:r w:rsidR="007F6CA3" w:rsidRPr="00FF40C5">
          <w:rPr>
            <w:rFonts w:asciiTheme="majorBidi" w:hAnsiTheme="majorBidi" w:cstheme="majorBidi"/>
          </w:rPr>
          <w:t xml:space="preserve"> in general and tend to be </w:t>
        </w:r>
      </w:ins>
      <w:ins w:id="175" w:author="Nada Elgamal" w:date="2018-07-29T23:53:00Z">
        <w:r w:rsidR="007F6CA3" w:rsidRPr="00FF40C5">
          <w:rPr>
            <w:rFonts w:asciiTheme="majorBidi" w:hAnsiTheme="majorBidi" w:cstheme="majorBidi"/>
          </w:rPr>
          <w:t xml:space="preserve">further </w:t>
        </w:r>
      </w:ins>
      <w:ins w:id="176" w:author="Nada Elgamal" w:date="2018-07-29T23:50:00Z">
        <w:r w:rsidR="007F6CA3" w:rsidRPr="00FF40C5">
          <w:rPr>
            <w:rFonts w:asciiTheme="majorBidi" w:hAnsiTheme="majorBidi" w:cstheme="majorBidi"/>
          </w:rPr>
          <w:t>away from major roads or transportation.</w:t>
        </w:r>
      </w:ins>
      <w:ins w:id="177" w:author="Nada Elgamal" w:date="2018-07-29T23:55:00Z">
        <w:r w:rsidR="007F6CA3" w:rsidRPr="00FD7E02">
          <w:rPr>
            <w:rFonts w:asciiTheme="majorBidi" w:hAnsiTheme="majorBidi" w:cstheme="majorBidi"/>
          </w:rPr>
          <w:t xml:space="preserve"> </w:t>
        </w:r>
      </w:ins>
    </w:p>
    <w:p w14:paraId="54442075" w14:textId="2AD8658C" w:rsidR="006758DA" w:rsidRPr="00FD7E02" w:rsidDel="004D3263" w:rsidRDefault="00EB35AA">
      <w:pPr>
        <w:spacing w:line="480" w:lineRule="auto"/>
        <w:rPr>
          <w:del w:id="178" w:author="Nada Elgamal" w:date="2018-07-29T23:03:00Z"/>
          <w:rFonts w:asciiTheme="majorBidi" w:hAnsiTheme="majorBidi" w:cstheme="majorBidi"/>
        </w:rPr>
      </w:pPr>
      <w:ins w:id="179" w:author="Nada Elgamal" w:date="2018-07-29T23:57:00Z">
        <w:r w:rsidRPr="00FD7E02">
          <w:rPr>
            <w:rFonts w:asciiTheme="majorBidi" w:hAnsiTheme="majorBidi" w:cstheme="majorBidi"/>
          </w:rPr>
          <w:tab/>
        </w:r>
      </w:ins>
    </w:p>
    <w:p w14:paraId="4783FA18" w14:textId="651E2D6D" w:rsidR="00490EC0" w:rsidRPr="00FD7E02" w:rsidRDefault="009B4574">
      <w:pPr>
        <w:spacing w:line="480" w:lineRule="auto"/>
        <w:rPr>
          <w:rFonts w:asciiTheme="majorBidi" w:hAnsiTheme="majorBidi" w:cstheme="majorBidi"/>
        </w:rPr>
        <w:pPrChange w:id="180" w:author="Nada Elgamal" w:date="2018-07-29T23:03:00Z">
          <w:pPr>
            <w:spacing w:line="480" w:lineRule="auto"/>
            <w:ind w:firstLine="360"/>
          </w:pPr>
        </w:pPrChange>
      </w:pPr>
      <w:r w:rsidRPr="00FD7E02">
        <w:rPr>
          <w:rFonts w:asciiTheme="majorBidi" w:hAnsiTheme="majorBidi" w:cstheme="majorBidi"/>
        </w:rPr>
        <w:t xml:space="preserve">All three </w:t>
      </w:r>
      <w:r w:rsidR="00DA3FB1" w:rsidRPr="00FD7E02">
        <w:rPr>
          <w:rFonts w:asciiTheme="majorBidi" w:hAnsiTheme="majorBidi" w:cstheme="majorBidi"/>
        </w:rPr>
        <w:t xml:space="preserve">neighborhoods </w:t>
      </w:r>
      <w:r w:rsidR="00F22AF1" w:rsidRPr="00FD7E02">
        <w:rPr>
          <w:rFonts w:asciiTheme="majorBidi" w:hAnsiTheme="majorBidi" w:cstheme="majorBidi"/>
        </w:rPr>
        <w:t>we</w:t>
      </w:r>
      <w:r w:rsidRPr="00FD7E02">
        <w:rPr>
          <w:rFonts w:asciiTheme="majorBidi" w:hAnsiTheme="majorBidi" w:cstheme="majorBidi"/>
        </w:rPr>
        <w:t>re considered</w:t>
      </w:r>
      <w:r w:rsidR="00432C21" w:rsidRPr="00FD7E02">
        <w:rPr>
          <w:rFonts w:asciiTheme="majorBidi" w:hAnsiTheme="majorBidi" w:cstheme="majorBidi"/>
        </w:rPr>
        <w:t xml:space="preserve"> up-and-coming</w:t>
      </w:r>
      <w:r w:rsidRPr="00FD7E02">
        <w:rPr>
          <w:rFonts w:asciiTheme="majorBidi" w:hAnsiTheme="majorBidi" w:cstheme="majorBidi"/>
        </w:rPr>
        <w:t xml:space="preserve">, with Long Island City, Queens and Williamsburg, Brooklyn more actively developing </w:t>
      </w:r>
      <w:r w:rsidR="009822A2" w:rsidRPr="00FD7E02">
        <w:rPr>
          <w:rFonts w:asciiTheme="majorBidi" w:hAnsiTheme="majorBidi" w:cstheme="majorBidi"/>
        </w:rPr>
        <w:t>to</w:t>
      </w:r>
      <w:r w:rsidRPr="00FD7E02">
        <w:rPr>
          <w:rFonts w:asciiTheme="majorBidi" w:hAnsiTheme="majorBidi" w:cstheme="majorBidi"/>
        </w:rPr>
        <w:t xml:space="preserve"> newer mid to high-rise residential or commercial buildings. </w:t>
      </w:r>
      <w:r w:rsidR="00654E8A" w:rsidRPr="00FD7E02">
        <w:rPr>
          <w:rFonts w:asciiTheme="majorBidi" w:hAnsiTheme="majorBidi" w:cstheme="majorBidi"/>
        </w:rPr>
        <w:t xml:space="preserve">This </w:t>
      </w:r>
      <w:r w:rsidR="00CD37A9" w:rsidRPr="00FD7E02">
        <w:rPr>
          <w:rFonts w:asciiTheme="majorBidi" w:hAnsiTheme="majorBidi" w:cstheme="majorBidi"/>
        </w:rPr>
        <w:t xml:space="preserve">is noted because of the abundance </w:t>
      </w:r>
      <w:r w:rsidR="00654E8A" w:rsidRPr="00FD7E02">
        <w:rPr>
          <w:rFonts w:asciiTheme="majorBidi" w:hAnsiTheme="majorBidi" w:cstheme="majorBidi"/>
        </w:rPr>
        <w:t>of construction projects and</w:t>
      </w:r>
      <w:r w:rsidR="00CD37A9" w:rsidRPr="00FD7E02">
        <w:rPr>
          <w:rFonts w:asciiTheme="majorBidi" w:hAnsiTheme="majorBidi" w:cstheme="majorBidi"/>
        </w:rPr>
        <w:t>,</w:t>
      </w:r>
      <w:r w:rsidR="00654E8A" w:rsidRPr="00FD7E02">
        <w:rPr>
          <w:rFonts w:asciiTheme="majorBidi" w:hAnsiTheme="majorBidi" w:cstheme="majorBidi"/>
        </w:rPr>
        <w:t xml:space="preserve"> on a few occasions</w:t>
      </w:r>
      <w:r w:rsidR="00CD37A9" w:rsidRPr="00FD7E02">
        <w:rPr>
          <w:rFonts w:asciiTheme="majorBidi" w:hAnsiTheme="majorBidi" w:cstheme="majorBidi"/>
        </w:rPr>
        <w:t xml:space="preserve">, </w:t>
      </w:r>
      <w:r w:rsidR="00EE2085" w:rsidRPr="00FD7E02">
        <w:rPr>
          <w:rFonts w:asciiTheme="majorBidi" w:hAnsiTheme="majorBidi" w:cstheme="majorBidi"/>
        </w:rPr>
        <w:t xml:space="preserve">finished </w:t>
      </w:r>
      <w:r w:rsidR="00654E8A" w:rsidRPr="00FD7E02">
        <w:rPr>
          <w:rFonts w:asciiTheme="majorBidi" w:hAnsiTheme="majorBidi" w:cstheme="majorBidi"/>
        </w:rPr>
        <w:t>buildings</w:t>
      </w:r>
      <w:r w:rsidR="00EE2085" w:rsidRPr="00FD7E02">
        <w:rPr>
          <w:rFonts w:asciiTheme="majorBidi" w:hAnsiTheme="majorBidi" w:cstheme="majorBidi"/>
        </w:rPr>
        <w:t>,</w:t>
      </w:r>
      <w:r w:rsidR="00CD37A9" w:rsidRPr="00FD7E02">
        <w:rPr>
          <w:rFonts w:asciiTheme="majorBidi" w:hAnsiTheme="majorBidi" w:cstheme="majorBidi"/>
        </w:rPr>
        <w:t xml:space="preserve"> that</w:t>
      </w:r>
      <w:r w:rsidR="00654E8A" w:rsidRPr="00FD7E02">
        <w:rPr>
          <w:rFonts w:asciiTheme="majorBidi" w:hAnsiTheme="majorBidi" w:cstheme="majorBidi"/>
        </w:rPr>
        <w:t xml:space="preserve"> were installed with cameras but were not internally renovated</w:t>
      </w:r>
      <w:r w:rsidR="00CD37A9" w:rsidRPr="00FD7E02">
        <w:rPr>
          <w:rFonts w:asciiTheme="majorBidi" w:hAnsiTheme="majorBidi" w:cstheme="majorBidi"/>
        </w:rPr>
        <w:t xml:space="preserve"> for use</w:t>
      </w:r>
      <w:r w:rsidR="00921040" w:rsidRPr="00FD7E02">
        <w:rPr>
          <w:rFonts w:asciiTheme="majorBidi" w:hAnsiTheme="majorBidi" w:cstheme="majorBidi"/>
        </w:rPr>
        <w:t>, a factor that mig</w:t>
      </w:r>
      <w:r w:rsidR="00CD4E2A" w:rsidRPr="00FD7E02">
        <w:rPr>
          <w:rFonts w:asciiTheme="majorBidi" w:hAnsiTheme="majorBidi" w:cstheme="majorBidi"/>
        </w:rPr>
        <w:t>ht have contributed to the over</w:t>
      </w:r>
      <w:r w:rsidR="00921040" w:rsidRPr="00FD7E02">
        <w:rPr>
          <w:rFonts w:asciiTheme="majorBidi" w:hAnsiTheme="majorBidi" w:cstheme="majorBidi"/>
        </w:rPr>
        <w:t>estimation of the amount of non-operational cameras.</w:t>
      </w:r>
      <w:r w:rsidR="006758DA" w:rsidRPr="00FD7E02">
        <w:rPr>
          <w:rFonts w:asciiTheme="majorBidi" w:hAnsiTheme="majorBidi" w:cstheme="majorBidi"/>
        </w:rPr>
        <w:t xml:space="preserve"> </w:t>
      </w:r>
      <w:r w:rsidR="007E077C" w:rsidRPr="00FD7E02">
        <w:rPr>
          <w:rFonts w:asciiTheme="majorBidi" w:hAnsiTheme="majorBidi" w:cstheme="majorBidi"/>
        </w:rPr>
        <w:t>There is a chance that the FOV, in reality, is even lower because of the glare from light sources that are too close to cameras, which might themselves obstruct a large part of its images</w:t>
      </w:r>
      <w:r w:rsidR="00921040" w:rsidRPr="00FD7E02">
        <w:rPr>
          <w:rFonts w:asciiTheme="majorBidi" w:hAnsiTheme="majorBidi" w:cstheme="majorBidi"/>
        </w:rPr>
        <w:t>, a factor that migh</w:t>
      </w:r>
      <w:r w:rsidR="00CD4E2A" w:rsidRPr="00FD7E02">
        <w:rPr>
          <w:rFonts w:asciiTheme="majorBidi" w:hAnsiTheme="majorBidi" w:cstheme="majorBidi"/>
        </w:rPr>
        <w:t>t have contributed to the under</w:t>
      </w:r>
      <w:r w:rsidR="00921040" w:rsidRPr="00FD7E02">
        <w:rPr>
          <w:rFonts w:asciiTheme="majorBidi" w:hAnsiTheme="majorBidi" w:cstheme="majorBidi"/>
        </w:rPr>
        <w:t xml:space="preserve">estimation of the amount of </w:t>
      </w:r>
      <w:r w:rsidR="00921040" w:rsidRPr="00FD7E02">
        <w:rPr>
          <w:rFonts w:asciiTheme="majorBidi" w:hAnsiTheme="majorBidi" w:cstheme="majorBidi"/>
        </w:rPr>
        <w:lastRenderedPageBreak/>
        <w:t>non-operat</w:t>
      </w:r>
      <w:r w:rsidR="009822A2" w:rsidRPr="00FD7E02">
        <w:rPr>
          <w:rFonts w:asciiTheme="majorBidi" w:hAnsiTheme="majorBidi" w:cstheme="majorBidi"/>
        </w:rPr>
        <w:t xml:space="preserve">ional or low quality cameras expressed in these </w:t>
      </w:r>
      <w:r w:rsidR="00921040" w:rsidRPr="00FD7E02">
        <w:rPr>
          <w:rFonts w:asciiTheme="majorBidi" w:hAnsiTheme="majorBidi" w:cstheme="majorBidi"/>
        </w:rPr>
        <w:t>results.</w:t>
      </w:r>
      <w:r w:rsidR="00EE2085" w:rsidRPr="00FD7E02">
        <w:rPr>
          <w:rFonts w:asciiTheme="majorBidi" w:hAnsiTheme="majorBidi" w:cstheme="majorBidi"/>
        </w:rPr>
        <w:t xml:space="preserve"> It was also noted on initial trips that signs saying that the area is under surveillance were rarely accompanied by a working camera, or often, no camera at all. An informal count that was taken on a trip to Williamsburg revealed that four out of seven signs were decoys.</w:t>
      </w:r>
    </w:p>
    <w:p w14:paraId="0414D20B" w14:textId="364C1686" w:rsidR="00ED5683" w:rsidRPr="00FD7E02" w:rsidRDefault="000B2FBC" w:rsidP="00D008F7">
      <w:pPr>
        <w:spacing w:before="80" w:line="480" w:lineRule="auto"/>
        <w:rPr>
          <w:rFonts w:asciiTheme="majorBidi" w:hAnsiTheme="majorBidi" w:cstheme="majorBidi"/>
          <w:b/>
          <w:bCs/>
        </w:rPr>
      </w:pPr>
      <w:r w:rsidRPr="00FD7E02">
        <w:rPr>
          <w:rFonts w:asciiTheme="majorBidi" w:hAnsiTheme="majorBidi" w:cstheme="majorBidi"/>
          <w:b/>
          <w:bCs/>
        </w:rPr>
        <w:t>Handling human e</w:t>
      </w:r>
      <w:r w:rsidR="00464647" w:rsidRPr="00FD7E02">
        <w:rPr>
          <w:rFonts w:asciiTheme="majorBidi" w:hAnsiTheme="majorBidi" w:cstheme="majorBidi"/>
          <w:b/>
          <w:bCs/>
        </w:rPr>
        <w:t>rror</w:t>
      </w:r>
    </w:p>
    <w:p w14:paraId="3CFBCC82" w14:textId="3A67C2E0" w:rsidR="000048D8" w:rsidRPr="00FD7E02" w:rsidRDefault="00BA70FD" w:rsidP="00EE2085">
      <w:pPr>
        <w:spacing w:line="480" w:lineRule="auto"/>
        <w:rPr>
          <w:rFonts w:asciiTheme="majorBidi" w:hAnsiTheme="majorBidi" w:cstheme="majorBidi"/>
        </w:rPr>
      </w:pPr>
      <w:r w:rsidRPr="00FD7E02">
        <w:rPr>
          <w:rFonts w:asciiTheme="majorBidi" w:hAnsiTheme="majorBidi" w:cstheme="majorBidi"/>
        </w:rPr>
        <w:t>Data collection</w:t>
      </w:r>
      <w:r w:rsidR="004679A0" w:rsidRPr="00FD7E02">
        <w:rPr>
          <w:rFonts w:asciiTheme="majorBidi" w:hAnsiTheme="majorBidi" w:cstheme="majorBidi"/>
        </w:rPr>
        <w:t xml:space="preserve"> was done o</w:t>
      </w:r>
      <w:r w:rsidR="000048D8" w:rsidRPr="00FD7E02">
        <w:rPr>
          <w:rFonts w:asciiTheme="majorBidi" w:hAnsiTheme="majorBidi" w:cstheme="majorBidi"/>
        </w:rPr>
        <w:t xml:space="preserve">nly during nighttime, which means it is likely that a non-NIR emitting </w:t>
      </w:r>
      <w:r w:rsidR="00D66E29" w:rsidRPr="00FD7E02">
        <w:rPr>
          <w:rFonts w:asciiTheme="majorBidi" w:hAnsiTheme="majorBidi" w:cstheme="majorBidi"/>
        </w:rPr>
        <w:t>surveillance ca</w:t>
      </w:r>
      <w:r w:rsidR="000048D8" w:rsidRPr="00FD7E02">
        <w:rPr>
          <w:rFonts w:asciiTheme="majorBidi" w:hAnsiTheme="majorBidi" w:cstheme="majorBidi"/>
        </w:rPr>
        <w:t xml:space="preserve">mera may have been missed. </w:t>
      </w:r>
      <w:r w:rsidR="005C41E9" w:rsidRPr="00FD7E02">
        <w:rPr>
          <w:rFonts w:asciiTheme="majorBidi" w:hAnsiTheme="majorBidi" w:cstheme="majorBidi"/>
        </w:rPr>
        <w:t xml:space="preserve">Luckily, this </w:t>
      </w:r>
      <w:r w:rsidR="004C7C52" w:rsidRPr="00FD7E02">
        <w:rPr>
          <w:rFonts w:asciiTheme="majorBidi" w:hAnsiTheme="majorBidi" w:cstheme="majorBidi"/>
        </w:rPr>
        <w:t>study</w:t>
      </w:r>
      <w:r w:rsidR="005C41E9" w:rsidRPr="00FD7E02">
        <w:rPr>
          <w:rFonts w:asciiTheme="majorBidi" w:hAnsiTheme="majorBidi" w:cstheme="majorBidi"/>
        </w:rPr>
        <w:t xml:space="preserve"> was conducted </w:t>
      </w:r>
      <w:r w:rsidR="009822A2" w:rsidRPr="00FD7E02">
        <w:rPr>
          <w:rFonts w:asciiTheme="majorBidi" w:hAnsiTheme="majorBidi" w:cstheme="majorBidi"/>
        </w:rPr>
        <w:t>in</w:t>
      </w:r>
      <w:r w:rsidR="005C41E9" w:rsidRPr="00FD7E02">
        <w:rPr>
          <w:rFonts w:asciiTheme="majorBidi" w:hAnsiTheme="majorBidi" w:cstheme="majorBidi"/>
        </w:rPr>
        <w:t xml:space="preserve"> the summer during times of peak foliage density, making it possible to observe any obstruction</w:t>
      </w:r>
      <w:r w:rsidR="00DC21D2" w:rsidRPr="00FD7E02">
        <w:rPr>
          <w:rFonts w:asciiTheme="majorBidi" w:hAnsiTheme="majorBidi" w:cstheme="majorBidi"/>
        </w:rPr>
        <w:t>s</w:t>
      </w:r>
      <w:r w:rsidR="005C41E9" w:rsidRPr="00FD7E02">
        <w:rPr>
          <w:rFonts w:asciiTheme="majorBidi" w:hAnsiTheme="majorBidi" w:cstheme="majorBidi"/>
        </w:rPr>
        <w:t xml:space="preserve"> it may be causing. </w:t>
      </w:r>
      <w:r w:rsidR="00CD212B" w:rsidRPr="00FD7E02">
        <w:rPr>
          <w:rFonts w:asciiTheme="majorBidi" w:hAnsiTheme="majorBidi" w:cstheme="majorBidi"/>
        </w:rPr>
        <w:t xml:space="preserve">A </w:t>
      </w:r>
      <w:r w:rsidR="00B42D0C" w:rsidRPr="00FD7E02">
        <w:rPr>
          <w:rFonts w:asciiTheme="majorBidi" w:hAnsiTheme="majorBidi" w:cstheme="majorBidi"/>
        </w:rPr>
        <w:t>file of attributes</w:t>
      </w:r>
      <w:r w:rsidR="00CD212B" w:rsidRPr="00FD7E02">
        <w:rPr>
          <w:rFonts w:asciiTheme="majorBidi" w:hAnsiTheme="majorBidi" w:cstheme="majorBidi"/>
        </w:rPr>
        <w:t xml:space="preserve"> (.csv)</w:t>
      </w:r>
      <w:r w:rsidR="00B42D0C" w:rsidRPr="00FD7E02">
        <w:rPr>
          <w:rFonts w:asciiTheme="majorBidi" w:hAnsiTheme="majorBidi" w:cstheme="majorBidi"/>
        </w:rPr>
        <w:t xml:space="preserve"> and </w:t>
      </w:r>
      <w:r w:rsidR="00CD212B" w:rsidRPr="00FD7E02">
        <w:rPr>
          <w:rFonts w:asciiTheme="majorBidi" w:hAnsiTheme="majorBidi" w:cstheme="majorBidi"/>
        </w:rPr>
        <w:t xml:space="preserve">another of </w:t>
      </w:r>
      <w:r w:rsidR="00B42D0C" w:rsidRPr="00FD7E02">
        <w:rPr>
          <w:rFonts w:asciiTheme="majorBidi" w:hAnsiTheme="majorBidi" w:cstheme="majorBidi"/>
        </w:rPr>
        <w:t>coordinates</w:t>
      </w:r>
      <w:r w:rsidR="00CD212B" w:rsidRPr="00FD7E02">
        <w:rPr>
          <w:rFonts w:asciiTheme="majorBidi" w:hAnsiTheme="majorBidi" w:cstheme="majorBidi"/>
        </w:rPr>
        <w:t xml:space="preserve"> (.txt) was saved for each trip separately</w:t>
      </w:r>
      <w:r w:rsidR="00B42D0C" w:rsidRPr="00FD7E02">
        <w:rPr>
          <w:rFonts w:asciiTheme="majorBidi" w:hAnsiTheme="majorBidi" w:cstheme="majorBidi"/>
        </w:rPr>
        <w:t xml:space="preserve"> and then merged with other trips</w:t>
      </w:r>
      <w:r w:rsidR="00DD2EC8" w:rsidRPr="00FD7E02">
        <w:rPr>
          <w:rFonts w:asciiTheme="majorBidi" w:hAnsiTheme="majorBidi" w:cstheme="majorBidi"/>
        </w:rPr>
        <w:t xml:space="preserve"> within the same neighborhood</w:t>
      </w:r>
      <w:r w:rsidR="00B42D0C" w:rsidRPr="00FD7E02">
        <w:rPr>
          <w:rFonts w:asciiTheme="majorBidi" w:hAnsiTheme="majorBidi" w:cstheme="majorBidi"/>
        </w:rPr>
        <w:t xml:space="preserve">. This was done </w:t>
      </w:r>
      <w:r w:rsidR="00CD212B" w:rsidRPr="00FD7E02">
        <w:rPr>
          <w:rFonts w:asciiTheme="majorBidi" w:hAnsiTheme="majorBidi" w:cstheme="majorBidi"/>
        </w:rPr>
        <w:t xml:space="preserve">to minimize the risk of accidental loss </w:t>
      </w:r>
      <w:r w:rsidR="000A1505" w:rsidRPr="00FD7E02">
        <w:rPr>
          <w:rFonts w:asciiTheme="majorBidi" w:hAnsiTheme="majorBidi" w:cstheme="majorBidi"/>
        </w:rPr>
        <w:t xml:space="preserve">as well as </w:t>
      </w:r>
      <w:r w:rsidR="00B42D0C" w:rsidRPr="00FD7E02">
        <w:rPr>
          <w:rFonts w:asciiTheme="majorBidi" w:hAnsiTheme="majorBidi" w:cstheme="majorBidi"/>
        </w:rPr>
        <w:t xml:space="preserve">make preparatory maps for </w:t>
      </w:r>
      <w:r w:rsidR="000A1505" w:rsidRPr="00FD7E02">
        <w:rPr>
          <w:rFonts w:asciiTheme="majorBidi" w:hAnsiTheme="majorBidi" w:cstheme="majorBidi"/>
        </w:rPr>
        <w:t>future trips to avoid</w:t>
      </w:r>
      <w:r w:rsidR="00B42D0C" w:rsidRPr="00FD7E02">
        <w:rPr>
          <w:rFonts w:asciiTheme="majorBidi" w:hAnsiTheme="majorBidi" w:cstheme="majorBidi"/>
        </w:rPr>
        <w:t xml:space="preserve"> duplicate entries. </w:t>
      </w:r>
      <w:r w:rsidR="006758DA" w:rsidRPr="00FD7E02">
        <w:rPr>
          <w:rFonts w:asciiTheme="majorBidi" w:hAnsiTheme="majorBidi" w:cstheme="majorBidi"/>
        </w:rPr>
        <w:t>Since r</w:t>
      </w:r>
      <w:r w:rsidR="00A42A32" w:rsidRPr="00FD7E02">
        <w:rPr>
          <w:rFonts w:asciiTheme="majorBidi" w:hAnsiTheme="majorBidi" w:cstheme="majorBidi"/>
        </w:rPr>
        <w:t xml:space="preserve">ecorded locations </w:t>
      </w:r>
      <w:r w:rsidR="006758DA" w:rsidRPr="00FD7E02">
        <w:rPr>
          <w:rFonts w:asciiTheme="majorBidi" w:hAnsiTheme="majorBidi" w:cstheme="majorBidi"/>
        </w:rPr>
        <w:t xml:space="preserve">were </w:t>
      </w:r>
      <w:r w:rsidR="000048D8" w:rsidRPr="00FD7E02">
        <w:rPr>
          <w:rFonts w:asciiTheme="majorBidi" w:hAnsiTheme="majorBidi" w:cstheme="majorBidi"/>
        </w:rPr>
        <w:t>approximated based on</w:t>
      </w:r>
      <w:r w:rsidR="00014C48" w:rsidRPr="00FD7E02">
        <w:rPr>
          <w:rFonts w:asciiTheme="majorBidi" w:hAnsiTheme="majorBidi" w:cstheme="majorBidi"/>
        </w:rPr>
        <w:t xml:space="preserve"> their position</w:t>
      </w:r>
      <w:r w:rsidR="000048D8" w:rsidRPr="00FD7E02">
        <w:rPr>
          <w:rFonts w:asciiTheme="majorBidi" w:hAnsiTheme="majorBidi" w:cstheme="majorBidi"/>
        </w:rPr>
        <w:t xml:space="preserve"> relative </w:t>
      </w:r>
      <w:r w:rsidR="00014C48" w:rsidRPr="00FD7E02">
        <w:rPr>
          <w:rFonts w:asciiTheme="majorBidi" w:hAnsiTheme="majorBidi" w:cstheme="majorBidi"/>
        </w:rPr>
        <w:t>to the building or surrounding reference points on the basemap</w:t>
      </w:r>
      <w:r w:rsidR="006758DA" w:rsidRPr="00FD7E02">
        <w:rPr>
          <w:rFonts w:asciiTheme="majorBidi" w:hAnsiTheme="majorBidi" w:cstheme="majorBidi"/>
        </w:rPr>
        <w:t xml:space="preserve">, there exists a degree of error. </w:t>
      </w:r>
      <w:r w:rsidR="000048D8" w:rsidRPr="00FD7E02">
        <w:rPr>
          <w:rFonts w:asciiTheme="majorBidi" w:hAnsiTheme="majorBidi" w:cstheme="majorBidi"/>
        </w:rPr>
        <w:t xml:space="preserve">It is doubtful that the use of location services would </w:t>
      </w:r>
      <w:r w:rsidR="00EE2085" w:rsidRPr="00FD7E02">
        <w:rPr>
          <w:rFonts w:asciiTheme="majorBidi" w:hAnsiTheme="majorBidi" w:cstheme="majorBidi"/>
        </w:rPr>
        <w:t xml:space="preserve">have </w:t>
      </w:r>
      <w:r w:rsidR="000048D8" w:rsidRPr="00FD7E02">
        <w:rPr>
          <w:rFonts w:asciiTheme="majorBidi" w:hAnsiTheme="majorBidi" w:cstheme="majorBidi"/>
        </w:rPr>
        <w:t>enhance</w:t>
      </w:r>
      <w:r w:rsidR="00EE2085" w:rsidRPr="00FD7E02">
        <w:rPr>
          <w:rFonts w:asciiTheme="majorBidi" w:hAnsiTheme="majorBidi" w:cstheme="majorBidi"/>
        </w:rPr>
        <w:t>d</w:t>
      </w:r>
      <w:r w:rsidR="000048D8" w:rsidRPr="00FD7E02">
        <w:rPr>
          <w:rFonts w:asciiTheme="majorBidi" w:hAnsiTheme="majorBidi" w:cstheme="majorBidi"/>
        </w:rPr>
        <w:t xml:space="preserve"> this approximation by much</w:t>
      </w:r>
      <w:r w:rsidR="000B2FBC" w:rsidRPr="00FD7E02">
        <w:rPr>
          <w:rFonts w:asciiTheme="majorBidi" w:hAnsiTheme="majorBidi" w:cstheme="majorBidi"/>
        </w:rPr>
        <w:t>,</w:t>
      </w:r>
      <w:r w:rsidR="000048D8" w:rsidRPr="00FD7E02">
        <w:rPr>
          <w:rFonts w:asciiTheme="majorBidi" w:hAnsiTheme="majorBidi" w:cstheme="majorBidi"/>
        </w:rPr>
        <w:t xml:space="preserve"> if at all</w:t>
      </w:r>
      <w:r w:rsidR="000B2FBC" w:rsidRPr="00FD7E02">
        <w:rPr>
          <w:rFonts w:asciiTheme="majorBidi" w:hAnsiTheme="majorBidi" w:cstheme="majorBidi"/>
        </w:rPr>
        <w:t>,</w:t>
      </w:r>
      <w:r w:rsidR="00EE2085" w:rsidRPr="00FD7E02">
        <w:rPr>
          <w:rFonts w:asciiTheme="majorBidi" w:hAnsiTheme="majorBidi" w:cstheme="majorBidi"/>
        </w:rPr>
        <w:t xml:space="preserve"> because the GPS signals</w:t>
      </w:r>
      <w:r w:rsidR="000048D8" w:rsidRPr="00FD7E02">
        <w:rPr>
          <w:rFonts w:asciiTheme="majorBidi" w:hAnsiTheme="majorBidi" w:cstheme="majorBidi"/>
        </w:rPr>
        <w:t xml:space="preserve"> fluctuated very often. This might be attributed to </w:t>
      </w:r>
      <w:r w:rsidR="000B2FBC" w:rsidRPr="00FD7E02">
        <w:rPr>
          <w:rFonts w:asciiTheme="majorBidi" w:hAnsiTheme="majorBidi" w:cstheme="majorBidi"/>
        </w:rPr>
        <w:t>the signal</w:t>
      </w:r>
      <w:r w:rsidR="00EE2085" w:rsidRPr="00FD7E02">
        <w:rPr>
          <w:rFonts w:asciiTheme="majorBidi" w:hAnsiTheme="majorBidi" w:cstheme="majorBidi"/>
        </w:rPr>
        <w:t xml:space="preserve">’s path bouncing off of adjacent buildings </w:t>
      </w:r>
      <w:r w:rsidR="000B2FBC" w:rsidRPr="00FD7E02">
        <w:rPr>
          <w:rFonts w:asciiTheme="majorBidi" w:hAnsiTheme="majorBidi" w:cstheme="majorBidi"/>
        </w:rPr>
        <w:t>to and from the satellite</w:t>
      </w:r>
      <w:r w:rsidR="000048D8" w:rsidRPr="00FD7E02">
        <w:rPr>
          <w:rFonts w:asciiTheme="majorBidi" w:hAnsiTheme="majorBidi" w:cstheme="majorBidi"/>
        </w:rPr>
        <w:t xml:space="preserve">, the app’s </w:t>
      </w:r>
      <w:r w:rsidR="000B2FBC" w:rsidRPr="00FD7E02">
        <w:rPr>
          <w:rFonts w:asciiTheme="majorBidi" w:hAnsiTheme="majorBidi" w:cstheme="majorBidi"/>
        </w:rPr>
        <w:t xml:space="preserve">possibly poor </w:t>
      </w:r>
      <w:r w:rsidR="000048D8" w:rsidRPr="00FD7E02">
        <w:rPr>
          <w:rFonts w:asciiTheme="majorBidi" w:hAnsiTheme="majorBidi" w:cstheme="majorBidi"/>
        </w:rPr>
        <w:t>capabilities</w:t>
      </w:r>
      <w:r w:rsidR="006758DA" w:rsidRPr="00FD7E02">
        <w:rPr>
          <w:rFonts w:asciiTheme="majorBidi" w:hAnsiTheme="majorBidi" w:cstheme="majorBidi"/>
        </w:rPr>
        <w:t xml:space="preserve"> to estimate that information,</w:t>
      </w:r>
      <w:r w:rsidR="000048D8" w:rsidRPr="00FD7E02">
        <w:rPr>
          <w:rFonts w:asciiTheme="majorBidi" w:hAnsiTheme="majorBidi" w:cstheme="majorBidi"/>
        </w:rPr>
        <w:t xml:space="preserve"> or both.</w:t>
      </w:r>
      <w:r w:rsidR="006758DA" w:rsidRPr="00FD7E02">
        <w:rPr>
          <w:rFonts w:asciiTheme="majorBidi" w:hAnsiTheme="majorBidi" w:cstheme="majorBidi"/>
        </w:rPr>
        <w:t xml:space="preserve"> </w:t>
      </w:r>
      <w:r w:rsidR="00177A4B" w:rsidRPr="00FD7E02">
        <w:rPr>
          <w:rFonts w:asciiTheme="majorBidi" w:hAnsiTheme="majorBidi" w:cstheme="majorBidi"/>
        </w:rPr>
        <w:t>However, very special attention was given to the locations of partial spotlights that were interrupted by buildings</w:t>
      </w:r>
      <w:r w:rsidR="00B41768" w:rsidRPr="00FD7E02">
        <w:rPr>
          <w:rFonts w:asciiTheme="majorBidi" w:hAnsiTheme="majorBidi" w:cstheme="majorBidi"/>
        </w:rPr>
        <w:t xml:space="preserve"> such that during analysis the buffered p</w:t>
      </w:r>
      <w:r w:rsidR="00EE2085" w:rsidRPr="00FD7E02">
        <w:rPr>
          <w:rFonts w:asciiTheme="majorBidi" w:hAnsiTheme="majorBidi" w:cstheme="majorBidi"/>
        </w:rPr>
        <w:t>oint is not completely erased</w:t>
      </w:r>
      <w:r w:rsidR="00B41768" w:rsidRPr="00FD7E02">
        <w:rPr>
          <w:rFonts w:asciiTheme="majorBidi" w:hAnsiTheme="majorBidi" w:cstheme="majorBidi"/>
        </w:rPr>
        <w:t xml:space="preserve">, nor is it a fuller circle than it </w:t>
      </w:r>
      <w:r w:rsidR="006758DA" w:rsidRPr="00FD7E02">
        <w:rPr>
          <w:rFonts w:asciiTheme="majorBidi" w:hAnsiTheme="majorBidi" w:cstheme="majorBidi"/>
        </w:rPr>
        <w:t>should be</w:t>
      </w:r>
      <w:r w:rsidR="00B41768" w:rsidRPr="00FD7E02">
        <w:rPr>
          <w:rFonts w:asciiTheme="majorBidi" w:hAnsiTheme="majorBidi" w:cstheme="majorBidi"/>
        </w:rPr>
        <w:t xml:space="preserve">. </w:t>
      </w:r>
      <w:r w:rsidR="006758DA" w:rsidRPr="00FD7E02">
        <w:rPr>
          <w:rFonts w:asciiTheme="majorBidi" w:hAnsiTheme="majorBidi" w:cstheme="majorBidi"/>
        </w:rPr>
        <w:t xml:space="preserve">Finally, the “well-lit” attribute was added after the first trip in Woodside, Queens and so all non-NIR cameras </w:t>
      </w:r>
      <w:r w:rsidR="00EE2085" w:rsidRPr="00FD7E02">
        <w:rPr>
          <w:rFonts w:asciiTheme="majorBidi" w:hAnsiTheme="majorBidi" w:cstheme="majorBidi"/>
        </w:rPr>
        <w:t xml:space="preserve">that had been </w:t>
      </w:r>
      <w:r w:rsidR="006758DA" w:rsidRPr="00FD7E02">
        <w:rPr>
          <w:rFonts w:asciiTheme="majorBidi" w:hAnsiTheme="majorBidi" w:cstheme="majorBidi"/>
        </w:rPr>
        <w:t xml:space="preserve">previously recorded were considered of bad quality, which ignored about two to four cases that may have been well lit. </w:t>
      </w:r>
    </w:p>
    <w:p w14:paraId="76C98588" w14:textId="77777777" w:rsidR="00176741" w:rsidRPr="00FD7E02" w:rsidRDefault="00176741" w:rsidP="00D008F7">
      <w:pPr>
        <w:spacing w:before="80" w:line="480" w:lineRule="auto"/>
        <w:rPr>
          <w:rFonts w:asciiTheme="majorBidi" w:hAnsiTheme="majorBidi" w:cstheme="majorBidi"/>
          <w:b/>
          <w:bCs/>
        </w:rPr>
      </w:pPr>
    </w:p>
    <w:p w14:paraId="55FF681B" w14:textId="2EE96453" w:rsidR="00B72A31" w:rsidRPr="00FD7E02" w:rsidRDefault="00B72A31" w:rsidP="00D008F7">
      <w:pPr>
        <w:spacing w:before="80" w:line="480" w:lineRule="auto"/>
        <w:rPr>
          <w:rFonts w:asciiTheme="majorBidi" w:hAnsiTheme="majorBidi" w:cstheme="majorBidi"/>
          <w:b/>
          <w:bCs/>
        </w:rPr>
      </w:pPr>
      <w:r w:rsidRPr="00FD7E02">
        <w:rPr>
          <w:rFonts w:asciiTheme="majorBidi" w:hAnsiTheme="majorBidi" w:cstheme="majorBidi"/>
          <w:b/>
          <w:bCs/>
        </w:rPr>
        <w:lastRenderedPageBreak/>
        <w:t xml:space="preserve">Possible reasons for non-operational cameras </w:t>
      </w:r>
    </w:p>
    <w:p w14:paraId="1C57BC8D" w14:textId="3F82C1BE" w:rsidR="00490EC0" w:rsidRPr="00FD7E02" w:rsidRDefault="00176741" w:rsidP="00EE2085">
      <w:pPr>
        <w:spacing w:line="480" w:lineRule="auto"/>
        <w:rPr>
          <w:rFonts w:asciiTheme="majorBidi" w:hAnsiTheme="majorBidi" w:cstheme="majorBidi"/>
        </w:rPr>
      </w:pPr>
      <w:r w:rsidRPr="00FD7E02">
        <w:rPr>
          <w:rFonts w:asciiTheme="majorBidi" w:eastAsia="Times New Roman" w:hAnsiTheme="majorBidi" w:cstheme="majorBidi"/>
          <w:noProof/>
          <w:sz w:val="20"/>
          <w:szCs w:val="20"/>
        </w:rPr>
        <w:drawing>
          <wp:anchor distT="0" distB="0" distL="114300" distR="114300" simplePos="0" relativeHeight="251696128" behindDoc="0" locked="0" layoutInCell="1" allowOverlap="1" wp14:anchorId="1B6F0624" wp14:editId="67C5B21F">
            <wp:simplePos x="0" y="0"/>
            <wp:positionH relativeFrom="column">
              <wp:posOffset>698500</wp:posOffset>
            </wp:positionH>
            <wp:positionV relativeFrom="paragraph">
              <wp:posOffset>2508885</wp:posOffset>
            </wp:positionV>
            <wp:extent cx="3855085" cy="4551680"/>
            <wp:effectExtent l="0" t="0" r="5715" b="0"/>
            <wp:wrapTopAndBottom/>
            <wp:docPr id="18" name="Picture 18" descr="irCAM/15_sisterc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rCAM/15_sistercams.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163" b="7272"/>
                    <a:stretch/>
                  </pic:blipFill>
                  <pic:spPr bwMode="auto">
                    <a:xfrm>
                      <a:off x="0" y="0"/>
                      <a:ext cx="3855085" cy="4551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2A31" w:rsidRPr="00FD7E02">
        <w:rPr>
          <w:rFonts w:asciiTheme="majorBidi" w:hAnsiTheme="majorBidi" w:cstheme="majorBidi"/>
        </w:rPr>
        <w:t xml:space="preserve">Some </w:t>
      </w:r>
      <w:r w:rsidR="00D66E29" w:rsidRPr="00FD7E02">
        <w:rPr>
          <w:rFonts w:asciiTheme="majorBidi" w:hAnsiTheme="majorBidi" w:cstheme="majorBidi"/>
        </w:rPr>
        <w:t>surveillance ca</w:t>
      </w:r>
      <w:r w:rsidR="00B72A31" w:rsidRPr="00FD7E02">
        <w:rPr>
          <w:rFonts w:asciiTheme="majorBidi" w:hAnsiTheme="majorBidi" w:cstheme="majorBidi"/>
        </w:rPr>
        <w:t xml:space="preserve">meras were found on shops or building spaces that were for rent, abandoned, or not yet fully built/renovated. It is </w:t>
      </w:r>
      <w:r w:rsidR="00EE2085" w:rsidRPr="00FD7E02">
        <w:rPr>
          <w:rFonts w:asciiTheme="majorBidi" w:hAnsiTheme="majorBidi" w:cstheme="majorBidi"/>
        </w:rPr>
        <w:t xml:space="preserve">also </w:t>
      </w:r>
      <w:r w:rsidR="00B72A31" w:rsidRPr="00FD7E02">
        <w:rPr>
          <w:rFonts w:asciiTheme="majorBidi" w:hAnsiTheme="majorBidi" w:cstheme="majorBidi"/>
        </w:rPr>
        <w:t xml:space="preserve">possible that a </w:t>
      </w:r>
      <w:r w:rsidR="00D66E29" w:rsidRPr="00FD7E02">
        <w:rPr>
          <w:rFonts w:asciiTheme="majorBidi" w:hAnsiTheme="majorBidi" w:cstheme="majorBidi"/>
        </w:rPr>
        <w:t>surveillance ca</w:t>
      </w:r>
      <w:r w:rsidR="00B72A31" w:rsidRPr="00FD7E02">
        <w:rPr>
          <w:rFonts w:asciiTheme="majorBidi" w:hAnsiTheme="majorBidi" w:cstheme="majorBidi"/>
        </w:rPr>
        <w:t>mera is designed with a light sensor that serves to switch on the LED</w:t>
      </w:r>
      <w:r w:rsidR="004A312B" w:rsidRPr="00FD7E02">
        <w:rPr>
          <w:rFonts w:asciiTheme="majorBidi" w:hAnsiTheme="majorBidi" w:cstheme="majorBidi"/>
        </w:rPr>
        <w:t>s</w:t>
      </w:r>
      <w:r w:rsidR="006758DA" w:rsidRPr="00FD7E02">
        <w:rPr>
          <w:rFonts w:asciiTheme="majorBidi" w:hAnsiTheme="majorBidi" w:cstheme="majorBidi"/>
        </w:rPr>
        <w:t xml:space="preserve"> when it becomes dark. </w:t>
      </w:r>
      <w:r w:rsidR="00B72A31" w:rsidRPr="00FD7E02">
        <w:rPr>
          <w:rFonts w:asciiTheme="majorBidi" w:hAnsiTheme="majorBidi" w:cstheme="majorBidi"/>
        </w:rPr>
        <w:t xml:space="preserve">Therefore, when placed close to a light source or in a well-lit area, the LED lights may not be on. </w:t>
      </w:r>
      <w:r w:rsidR="00B46E98" w:rsidRPr="00FD7E02">
        <w:rPr>
          <w:rFonts w:asciiTheme="majorBidi" w:hAnsiTheme="majorBidi" w:cstheme="majorBidi"/>
        </w:rPr>
        <w:t>T</w:t>
      </w:r>
      <w:r w:rsidR="00FB4E51" w:rsidRPr="00FD7E02">
        <w:rPr>
          <w:rFonts w:asciiTheme="majorBidi" w:hAnsiTheme="majorBidi" w:cstheme="majorBidi"/>
        </w:rPr>
        <w:t xml:space="preserve">his </w:t>
      </w:r>
      <w:r w:rsidR="00B46E98" w:rsidRPr="00FD7E02">
        <w:rPr>
          <w:rFonts w:asciiTheme="majorBidi" w:hAnsiTheme="majorBidi" w:cstheme="majorBidi"/>
        </w:rPr>
        <w:t>might</w:t>
      </w:r>
      <w:r w:rsidR="00FB4E51" w:rsidRPr="00FD7E02">
        <w:rPr>
          <w:rFonts w:asciiTheme="majorBidi" w:hAnsiTheme="majorBidi" w:cstheme="majorBidi"/>
        </w:rPr>
        <w:t xml:space="preserve"> not </w:t>
      </w:r>
      <w:r w:rsidR="00B46E98" w:rsidRPr="00FD7E02">
        <w:rPr>
          <w:rFonts w:asciiTheme="majorBidi" w:hAnsiTheme="majorBidi" w:cstheme="majorBidi"/>
        </w:rPr>
        <w:t xml:space="preserve">necessarily </w:t>
      </w:r>
      <w:r w:rsidR="00FB4E51" w:rsidRPr="00FD7E02">
        <w:rPr>
          <w:rFonts w:asciiTheme="majorBidi" w:hAnsiTheme="majorBidi" w:cstheme="majorBidi"/>
        </w:rPr>
        <w:t>mean that the camera non-operational</w:t>
      </w:r>
      <w:ins w:id="181" w:author="Shipeng Sun" w:date="2018-07-27T11:18:00Z">
        <w:r w:rsidR="00CA2F01" w:rsidRPr="00FD7E02">
          <w:rPr>
            <w:rFonts w:asciiTheme="majorBidi" w:hAnsiTheme="majorBidi" w:cstheme="majorBidi"/>
          </w:rPr>
          <w:t>;</w:t>
        </w:r>
      </w:ins>
      <w:del w:id="182" w:author="Shipeng Sun" w:date="2018-07-27T11:18:00Z">
        <w:r w:rsidR="00FB4E51" w:rsidRPr="00FD7E02" w:rsidDel="00CA2F01">
          <w:rPr>
            <w:rFonts w:asciiTheme="majorBidi" w:hAnsiTheme="majorBidi" w:cstheme="majorBidi"/>
          </w:rPr>
          <w:delText>,</w:delText>
        </w:r>
      </w:del>
      <w:r w:rsidR="00FB4E51" w:rsidRPr="00FD7E02">
        <w:rPr>
          <w:rFonts w:asciiTheme="majorBidi" w:hAnsiTheme="majorBidi" w:cstheme="majorBidi"/>
        </w:rPr>
        <w:t xml:space="preserve"> </w:t>
      </w:r>
      <w:r w:rsidR="00B46E98" w:rsidRPr="00FD7E02">
        <w:rPr>
          <w:rFonts w:asciiTheme="majorBidi" w:hAnsiTheme="majorBidi" w:cstheme="majorBidi"/>
        </w:rPr>
        <w:t xml:space="preserve">however, </w:t>
      </w:r>
      <w:r w:rsidR="00FB4E51" w:rsidRPr="00FD7E02">
        <w:rPr>
          <w:rFonts w:asciiTheme="majorBidi" w:hAnsiTheme="majorBidi" w:cstheme="majorBidi"/>
        </w:rPr>
        <w:t xml:space="preserve">there were a few instances where </w:t>
      </w:r>
      <w:r w:rsidR="004A312B" w:rsidRPr="00FD7E02">
        <w:rPr>
          <w:rFonts w:asciiTheme="majorBidi" w:hAnsiTheme="majorBidi" w:cstheme="majorBidi"/>
        </w:rPr>
        <w:t xml:space="preserve">the </w:t>
      </w:r>
      <w:r w:rsidR="00B46E98" w:rsidRPr="00FD7E02">
        <w:rPr>
          <w:rFonts w:asciiTheme="majorBidi" w:hAnsiTheme="majorBidi" w:cstheme="majorBidi"/>
        </w:rPr>
        <w:t xml:space="preserve">NIR LEDs were on despite being positioned right </w:t>
      </w:r>
      <w:r w:rsidR="00DE0FCA" w:rsidRPr="00FD7E02">
        <w:rPr>
          <w:rFonts w:asciiTheme="majorBidi" w:hAnsiTheme="majorBidi" w:cstheme="majorBidi"/>
        </w:rPr>
        <w:t>next to</w:t>
      </w:r>
      <w:r w:rsidR="00B46E98" w:rsidRPr="00FD7E02">
        <w:rPr>
          <w:rFonts w:asciiTheme="majorBidi" w:hAnsiTheme="majorBidi" w:cstheme="majorBidi"/>
        </w:rPr>
        <w:t xml:space="preserve"> a light source</w:t>
      </w:r>
      <w:r w:rsidR="00432C21" w:rsidRPr="00FD7E02">
        <w:rPr>
          <w:rFonts w:asciiTheme="majorBidi" w:hAnsiTheme="majorBidi" w:cstheme="majorBidi"/>
        </w:rPr>
        <w:t xml:space="preserve">, or two </w:t>
      </w:r>
      <w:r w:rsidR="00EE2085" w:rsidRPr="00FD7E02">
        <w:rPr>
          <w:rFonts w:asciiTheme="majorBidi" w:hAnsiTheme="majorBidi" w:cstheme="majorBidi"/>
        </w:rPr>
        <w:t>‘</w:t>
      </w:r>
      <w:r w:rsidR="00432C21" w:rsidRPr="00FD7E02">
        <w:rPr>
          <w:rFonts w:asciiTheme="majorBidi" w:hAnsiTheme="majorBidi" w:cstheme="majorBidi"/>
        </w:rPr>
        <w:t>sister</w:t>
      </w:r>
      <w:r w:rsidR="00EE2085" w:rsidRPr="00FD7E02">
        <w:rPr>
          <w:rFonts w:asciiTheme="majorBidi" w:hAnsiTheme="majorBidi" w:cstheme="majorBidi"/>
        </w:rPr>
        <w:t>’</w:t>
      </w:r>
      <w:r w:rsidR="005B2422" w:rsidRPr="00FD7E02">
        <w:rPr>
          <w:rFonts w:asciiTheme="majorBidi" w:hAnsiTheme="majorBidi" w:cstheme="majorBidi"/>
        </w:rPr>
        <w:t xml:space="preserve"> cameras</w:t>
      </w:r>
      <w:r w:rsidR="00630931" w:rsidRPr="00FD7E02">
        <w:rPr>
          <w:rFonts w:asciiTheme="majorBidi" w:hAnsiTheme="majorBidi" w:cstheme="majorBidi"/>
        </w:rPr>
        <w:t xml:space="preserve"> </w:t>
      </w:r>
      <w:r w:rsidR="005B2422" w:rsidRPr="00FD7E02">
        <w:rPr>
          <w:rFonts w:asciiTheme="majorBidi" w:hAnsiTheme="majorBidi" w:cstheme="majorBidi"/>
        </w:rPr>
        <w:t>in similar lighting conditions where one worked and the other did not</w:t>
      </w:r>
      <w:r w:rsidR="00EE2085" w:rsidRPr="00FD7E02">
        <w:rPr>
          <w:rFonts w:asciiTheme="majorBidi" w:hAnsiTheme="majorBidi" w:cstheme="majorBidi"/>
        </w:rPr>
        <w:t xml:space="preserve"> </w:t>
      </w:r>
      <w:r w:rsidRPr="00FD7E02">
        <w:rPr>
          <w:rFonts w:asciiTheme="majorBidi" w:hAnsiTheme="majorBidi" w:cstheme="majorBidi"/>
        </w:rPr>
        <w:t>(Figure 10</w:t>
      </w:r>
      <w:r w:rsidR="00EE2085" w:rsidRPr="00FD7E02">
        <w:rPr>
          <w:rFonts w:asciiTheme="majorBidi" w:hAnsiTheme="majorBidi" w:cstheme="majorBidi"/>
        </w:rPr>
        <w:t>)</w:t>
      </w:r>
      <w:r w:rsidR="005B2422" w:rsidRPr="00FD7E02">
        <w:rPr>
          <w:rFonts w:asciiTheme="majorBidi" w:hAnsiTheme="majorBidi" w:cstheme="majorBidi"/>
        </w:rPr>
        <w:t xml:space="preserve">. </w:t>
      </w:r>
    </w:p>
    <w:p w14:paraId="27B4CA1B" w14:textId="45E00DEB" w:rsidR="0020074B" w:rsidRPr="00FD7E02" w:rsidRDefault="0020074B" w:rsidP="0020074B">
      <w:pPr>
        <w:spacing w:line="276" w:lineRule="auto"/>
        <w:ind w:left="720" w:hanging="720"/>
        <w:rPr>
          <w:rFonts w:asciiTheme="majorBidi" w:eastAsia="Times New Roman" w:hAnsiTheme="majorBidi" w:cstheme="majorBidi"/>
          <w:i/>
          <w:iCs/>
          <w:sz w:val="20"/>
          <w:szCs w:val="20"/>
          <w:shd w:val="clear" w:color="auto" w:fill="FFFFFF"/>
        </w:rPr>
      </w:pPr>
    </w:p>
    <w:p w14:paraId="68FCFCCF" w14:textId="2E907447" w:rsidR="00176741" w:rsidRPr="00FD7E02" w:rsidRDefault="00176741" w:rsidP="00176741">
      <w:pPr>
        <w:spacing w:line="276" w:lineRule="auto"/>
        <w:ind w:left="720" w:hanging="720"/>
        <w:rPr>
          <w:rFonts w:asciiTheme="majorBidi" w:eastAsia="Times New Roman" w:hAnsiTheme="majorBidi" w:cstheme="majorBidi"/>
          <w:i/>
          <w:iCs/>
          <w:sz w:val="21"/>
          <w:szCs w:val="21"/>
          <w:shd w:val="clear" w:color="auto" w:fill="FFFFFF"/>
        </w:rPr>
      </w:pPr>
      <w:r w:rsidRPr="00FD7E02">
        <w:rPr>
          <w:rFonts w:asciiTheme="majorBidi" w:eastAsia="Times New Roman" w:hAnsiTheme="majorBidi" w:cstheme="majorBidi"/>
          <w:i/>
          <w:iCs/>
          <w:sz w:val="21"/>
          <w:szCs w:val="21"/>
          <w:shd w:val="clear" w:color="auto" w:fill="FFFFFF"/>
        </w:rPr>
        <w:t>Figure 10.</w:t>
      </w:r>
      <w:r w:rsidRPr="00FD7E02">
        <w:rPr>
          <w:rFonts w:asciiTheme="majorBidi" w:eastAsia="Times New Roman" w:hAnsiTheme="majorBidi" w:cstheme="majorBidi"/>
          <w:sz w:val="21"/>
          <w:szCs w:val="21"/>
          <w:shd w:val="clear" w:color="auto" w:fill="FFFFFF"/>
        </w:rPr>
        <w:t xml:space="preserve"> Identical cameras with similar environments exhibiting different behaviors suggesting a non-responsiveness to the surrounding lighting. </w:t>
      </w:r>
    </w:p>
    <w:p w14:paraId="470DCEED" w14:textId="77777777" w:rsidR="00176741" w:rsidRPr="00FD7E02" w:rsidRDefault="00176741">
      <w:pPr>
        <w:rPr>
          <w:rFonts w:asciiTheme="majorBidi" w:hAnsiTheme="majorBidi" w:cstheme="majorBidi"/>
          <w:b/>
          <w:bCs/>
        </w:rPr>
      </w:pPr>
      <w:r w:rsidRPr="00FD7E02">
        <w:rPr>
          <w:rFonts w:asciiTheme="majorBidi" w:hAnsiTheme="majorBidi" w:cstheme="majorBidi"/>
          <w:b/>
          <w:bCs/>
        </w:rPr>
        <w:br w:type="page"/>
      </w:r>
    </w:p>
    <w:p w14:paraId="4F8D3ED5" w14:textId="264F30BF" w:rsidR="002B1543" w:rsidRPr="00FD7E02" w:rsidRDefault="002E3AF9" w:rsidP="00D008F7">
      <w:pPr>
        <w:spacing w:before="80" w:line="480" w:lineRule="auto"/>
        <w:rPr>
          <w:rFonts w:asciiTheme="majorBidi" w:hAnsiTheme="majorBidi" w:cstheme="majorBidi"/>
          <w:b/>
          <w:bCs/>
        </w:rPr>
      </w:pPr>
      <w:r w:rsidRPr="00FD7E02">
        <w:rPr>
          <w:rFonts w:asciiTheme="majorBidi" w:hAnsiTheme="majorBidi" w:cstheme="majorBidi"/>
          <w:b/>
          <w:bCs/>
        </w:rPr>
        <w:lastRenderedPageBreak/>
        <w:t xml:space="preserve">Applications of </w:t>
      </w:r>
      <w:r w:rsidR="00A074A8" w:rsidRPr="00FD7E02">
        <w:rPr>
          <w:rFonts w:asciiTheme="majorBidi" w:hAnsiTheme="majorBidi" w:cstheme="majorBidi"/>
          <w:b/>
          <w:bCs/>
        </w:rPr>
        <w:t xml:space="preserve">produced </w:t>
      </w:r>
      <w:r w:rsidRPr="00FD7E02">
        <w:rPr>
          <w:rFonts w:asciiTheme="majorBidi" w:hAnsiTheme="majorBidi" w:cstheme="majorBidi"/>
          <w:b/>
          <w:bCs/>
        </w:rPr>
        <w:t>knowledge</w:t>
      </w:r>
    </w:p>
    <w:p w14:paraId="6E0B9F7E" w14:textId="6D3E7947" w:rsidR="003B5DC1" w:rsidRPr="00FD7E02" w:rsidRDefault="002B1543" w:rsidP="00376CEC">
      <w:pPr>
        <w:spacing w:line="480" w:lineRule="auto"/>
        <w:rPr>
          <w:rFonts w:asciiTheme="majorBidi" w:hAnsiTheme="majorBidi" w:cstheme="majorBidi"/>
        </w:rPr>
      </w:pPr>
      <w:r w:rsidRPr="00FD7E02">
        <w:rPr>
          <w:rFonts w:asciiTheme="majorBidi" w:hAnsiTheme="majorBidi" w:cstheme="majorBidi"/>
        </w:rPr>
        <w:t>The NIR-sensing camera offer</w:t>
      </w:r>
      <w:r w:rsidR="0020074B" w:rsidRPr="00FD7E02">
        <w:rPr>
          <w:rFonts w:asciiTheme="majorBidi" w:hAnsiTheme="majorBidi" w:cstheme="majorBidi"/>
        </w:rPr>
        <w:t>s</w:t>
      </w:r>
      <w:r w:rsidRPr="00FD7E02">
        <w:rPr>
          <w:rFonts w:asciiTheme="majorBidi" w:hAnsiTheme="majorBidi" w:cstheme="majorBidi"/>
        </w:rPr>
        <w:t xml:space="preserve"> a solution for future studies on CCTV, as expressed by an article that had itself attempted to circumvent </w:t>
      </w:r>
      <w:r w:rsidR="00EE2085" w:rsidRPr="00FD7E02">
        <w:rPr>
          <w:rFonts w:asciiTheme="majorBidi" w:hAnsiTheme="majorBidi" w:cstheme="majorBidi"/>
        </w:rPr>
        <w:t>an</w:t>
      </w:r>
      <w:r w:rsidRPr="00FD7E02">
        <w:rPr>
          <w:rFonts w:asciiTheme="majorBidi" w:hAnsiTheme="majorBidi" w:cstheme="majorBidi"/>
        </w:rPr>
        <w:t xml:space="preserve"> issue after critiquing it as a limitation </w:t>
      </w:r>
      <w:r w:rsidR="00EE2085" w:rsidRPr="00FD7E02">
        <w:rPr>
          <w:rFonts w:asciiTheme="majorBidi" w:hAnsiTheme="majorBidi" w:cstheme="majorBidi"/>
        </w:rPr>
        <w:t>of</w:t>
      </w:r>
      <w:r w:rsidRPr="00FD7E02">
        <w:rPr>
          <w:rFonts w:asciiTheme="majorBidi" w:hAnsiTheme="majorBidi" w:cstheme="majorBidi"/>
        </w:rPr>
        <w:t xml:space="preserve"> another similar study</w:t>
      </w:r>
      <w:r w:rsidR="007D21E2" w:rsidRPr="00FD7E02">
        <w:rPr>
          <w:rFonts w:asciiTheme="majorBidi" w:hAnsiTheme="majorBidi" w:cstheme="majorBidi"/>
        </w:rPr>
        <w:t xml:space="preserve"> where circular buffers were created in the camera</w:t>
      </w:r>
      <w:r w:rsidR="00EE2085" w:rsidRPr="00FD7E02">
        <w:rPr>
          <w:rFonts w:asciiTheme="majorBidi" w:hAnsiTheme="majorBidi" w:cstheme="majorBidi"/>
        </w:rPr>
        <w:t>’s</w:t>
      </w:r>
      <w:r w:rsidR="007D21E2" w:rsidRPr="00FD7E02">
        <w:rPr>
          <w:rFonts w:asciiTheme="majorBidi" w:hAnsiTheme="majorBidi" w:cstheme="majorBidi"/>
        </w:rPr>
        <w:t xml:space="preserve"> target areas without knowledge of their actual </w:t>
      </w:r>
      <w:proofErr w:type="spellStart"/>
      <w:r w:rsidR="007D21E2" w:rsidRPr="00FD7E02">
        <w:rPr>
          <w:rFonts w:asciiTheme="majorBidi" w:hAnsiTheme="majorBidi" w:cstheme="majorBidi"/>
        </w:rPr>
        <w:t>viewsheds</w:t>
      </w:r>
      <w:proofErr w:type="spellEnd"/>
      <w:r w:rsidR="00EE2085" w:rsidRPr="00FD7E02">
        <w:rPr>
          <w:rFonts w:asciiTheme="majorBidi" w:hAnsiTheme="majorBidi" w:cstheme="majorBidi"/>
        </w:rPr>
        <w:t xml:space="preserve">, or FOVs </w:t>
      </w:r>
      <w:r w:rsidRPr="00FD7E02">
        <w:rPr>
          <w:rFonts w:asciiTheme="majorBidi" w:hAnsiTheme="majorBidi" w:cstheme="majorBidi"/>
        </w:rPr>
        <w:t xml:space="preserve">(Ratcliff, Taniguchi &amp; Taylor, 2009). </w:t>
      </w:r>
      <w:r w:rsidR="00EE2085" w:rsidRPr="00FD7E02">
        <w:rPr>
          <w:rFonts w:asciiTheme="majorBidi" w:hAnsiTheme="majorBidi" w:cstheme="majorBidi"/>
        </w:rPr>
        <w:t>This</w:t>
      </w:r>
      <w:r w:rsidR="00CE5A84" w:rsidRPr="00FD7E02">
        <w:rPr>
          <w:rFonts w:asciiTheme="majorBidi" w:hAnsiTheme="majorBidi" w:cstheme="majorBidi"/>
        </w:rPr>
        <w:t xml:space="preserve"> knowledge</w:t>
      </w:r>
      <w:r w:rsidR="00EE2085" w:rsidRPr="00FD7E02">
        <w:rPr>
          <w:rFonts w:asciiTheme="majorBidi" w:hAnsiTheme="majorBidi" w:cstheme="majorBidi"/>
        </w:rPr>
        <w:t>,</w:t>
      </w:r>
      <w:r w:rsidR="00CE5A84" w:rsidRPr="00FD7E02">
        <w:rPr>
          <w:rFonts w:asciiTheme="majorBidi" w:hAnsiTheme="majorBidi" w:cstheme="majorBidi"/>
        </w:rPr>
        <w:t xml:space="preserve"> and the findings of this study</w:t>
      </w:r>
      <w:r w:rsidR="00EE2085" w:rsidRPr="00FD7E02">
        <w:rPr>
          <w:rFonts w:asciiTheme="majorBidi" w:hAnsiTheme="majorBidi" w:cstheme="majorBidi"/>
        </w:rPr>
        <w:t>,</w:t>
      </w:r>
      <w:r w:rsidR="00CE5A84" w:rsidRPr="00FD7E02">
        <w:rPr>
          <w:rFonts w:asciiTheme="majorBidi" w:hAnsiTheme="majorBidi" w:cstheme="majorBidi"/>
        </w:rPr>
        <w:t xml:space="preserve"> may be useful to works that focus on the availability vs. usability of CCTV footage, as suggested by Matthew Ashby (Ashby, 2017). This </w:t>
      </w:r>
      <w:r w:rsidR="006758DA" w:rsidRPr="00FD7E02">
        <w:rPr>
          <w:rFonts w:asciiTheme="majorBidi" w:hAnsiTheme="majorBidi" w:cstheme="majorBidi"/>
        </w:rPr>
        <w:t xml:space="preserve">data </w:t>
      </w:r>
      <w:r w:rsidR="00CE5A84" w:rsidRPr="00FD7E02">
        <w:rPr>
          <w:rFonts w:asciiTheme="majorBidi" w:hAnsiTheme="majorBidi" w:cstheme="majorBidi"/>
        </w:rPr>
        <w:t xml:space="preserve">can also be compared or analyzed with a variety of social, economic, or political variables </w:t>
      </w:r>
      <w:r w:rsidR="00376CEC" w:rsidRPr="00FD7E02">
        <w:rPr>
          <w:rFonts w:asciiTheme="majorBidi" w:hAnsiTheme="majorBidi" w:cstheme="majorBidi"/>
        </w:rPr>
        <w:t>to possibly uncove</w:t>
      </w:r>
      <w:r w:rsidR="00B539D1" w:rsidRPr="00FD7E02">
        <w:rPr>
          <w:rFonts w:asciiTheme="majorBidi" w:hAnsiTheme="majorBidi" w:cstheme="majorBidi"/>
        </w:rPr>
        <w:t>r</w:t>
      </w:r>
      <w:r w:rsidR="00CE5A84" w:rsidRPr="00FD7E02">
        <w:rPr>
          <w:rFonts w:asciiTheme="majorBidi" w:hAnsiTheme="majorBidi" w:cstheme="majorBidi"/>
        </w:rPr>
        <w:t xml:space="preserve"> trends that </w:t>
      </w:r>
      <w:r w:rsidR="00376CEC" w:rsidRPr="00FD7E02">
        <w:rPr>
          <w:rFonts w:asciiTheme="majorBidi" w:hAnsiTheme="majorBidi" w:cstheme="majorBidi"/>
        </w:rPr>
        <w:t>are</w:t>
      </w:r>
      <w:r w:rsidR="00CE5A84" w:rsidRPr="00FD7E02">
        <w:rPr>
          <w:rFonts w:asciiTheme="majorBidi" w:hAnsiTheme="majorBidi" w:cstheme="majorBidi"/>
        </w:rPr>
        <w:t xml:space="preserve"> otherwise difficult to define or measure. </w:t>
      </w:r>
    </w:p>
    <w:p w14:paraId="0C563EEE" w14:textId="4D7DB3F5" w:rsidR="00360C10" w:rsidRPr="00FD7E02" w:rsidRDefault="00DC21D2" w:rsidP="00376CEC">
      <w:pPr>
        <w:spacing w:line="480" w:lineRule="auto"/>
        <w:ind w:firstLine="360"/>
        <w:rPr>
          <w:rFonts w:asciiTheme="majorBidi" w:hAnsiTheme="majorBidi" w:cstheme="majorBidi"/>
        </w:rPr>
      </w:pPr>
      <w:r w:rsidRPr="00FD7E02">
        <w:rPr>
          <w:rFonts w:asciiTheme="majorBidi" w:hAnsiTheme="majorBidi" w:cstheme="majorBidi"/>
        </w:rPr>
        <w:t xml:space="preserve">In terms of the average user, this information portrays a more detailed picture on routes of </w:t>
      </w:r>
      <w:r w:rsidR="00D1055F" w:rsidRPr="00FD7E02">
        <w:rPr>
          <w:rFonts w:asciiTheme="majorBidi" w:hAnsiTheme="majorBidi" w:cstheme="majorBidi"/>
        </w:rPr>
        <w:t xml:space="preserve">most </w:t>
      </w:r>
      <w:r w:rsidRPr="00FD7E02">
        <w:rPr>
          <w:rFonts w:asciiTheme="majorBidi" w:hAnsiTheme="majorBidi" w:cstheme="majorBidi"/>
        </w:rPr>
        <w:t>or least surveillance at night. It also serves to identify large stretches of unseen or poor</w:t>
      </w:r>
      <w:r w:rsidR="00376CEC" w:rsidRPr="00FD7E02">
        <w:rPr>
          <w:rFonts w:asciiTheme="majorBidi" w:hAnsiTheme="majorBidi" w:cstheme="majorBidi"/>
        </w:rPr>
        <w:t>-quality FOV areas</w:t>
      </w:r>
      <w:r w:rsidRPr="00FD7E02">
        <w:rPr>
          <w:rFonts w:asciiTheme="majorBidi" w:hAnsiTheme="majorBidi" w:cstheme="majorBidi"/>
        </w:rPr>
        <w:t>, which</w:t>
      </w:r>
      <w:r w:rsidR="005378A7" w:rsidRPr="00FD7E02">
        <w:rPr>
          <w:rFonts w:asciiTheme="majorBidi" w:hAnsiTheme="majorBidi" w:cstheme="majorBidi"/>
        </w:rPr>
        <w:t>,</w:t>
      </w:r>
      <w:r w:rsidRPr="00FD7E02">
        <w:rPr>
          <w:rFonts w:asciiTheme="majorBidi" w:hAnsiTheme="majorBidi" w:cstheme="majorBidi"/>
        </w:rPr>
        <w:t xml:space="preserve"> admittedly, can result in </w:t>
      </w:r>
      <w:r w:rsidR="00376CEC" w:rsidRPr="00FD7E02">
        <w:rPr>
          <w:rFonts w:asciiTheme="majorBidi" w:hAnsiTheme="majorBidi" w:cstheme="majorBidi"/>
        </w:rPr>
        <w:t>the</w:t>
      </w:r>
      <w:r w:rsidRPr="00FD7E02">
        <w:rPr>
          <w:rFonts w:asciiTheme="majorBidi" w:hAnsiTheme="majorBidi" w:cstheme="majorBidi"/>
        </w:rPr>
        <w:t xml:space="preserve"> area becoming unsafe, but can similarly</w:t>
      </w:r>
      <w:r w:rsidR="00376CEC" w:rsidRPr="00FD7E02">
        <w:rPr>
          <w:rFonts w:asciiTheme="majorBidi" w:hAnsiTheme="majorBidi" w:cstheme="majorBidi"/>
        </w:rPr>
        <w:t xml:space="preserve"> result in</w:t>
      </w:r>
      <w:r w:rsidRPr="00FD7E02">
        <w:rPr>
          <w:rFonts w:asciiTheme="majorBidi" w:hAnsiTheme="majorBidi" w:cstheme="majorBidi"/>
        </w:rPr>
        <w:t xml:space="preserve"> taking measures to making it safer</w:t>
      </w:r>
      <w:r w:rsidR="00D1055F" w:rsidRPr="00FD7E02">
        <w:rPr>
          <w:rFonts w:asciiTheme="majorBidi" w:hAnsiTheme="majorBidi" w:cstheme="majorBidi"/>
        </w:rPr>
        <w:t>,</w:t>
      </w:r>
      <w:r w:rsidR="00376CEC" w:rsidRPr="00FD7E02">
        <w:rPr>
          <w:rFonts w:asciiTheme="majorBidi" w:hAnsiTheme="majorBidi" w:cstheme="majorBidi"/>
        </w:rPr>
        <w:t xml:space="preserve"> acting either in prevention or, in the worst case scenario, </w:t>
      </w:r>
      <w:r w:rsidR="00D1055F" w:rsidRPr="00FD7E02">
        <w:rPr>
          <w:rFonts w:asciiTheme="majorBidi" w:hAnsiTheme="majorBidi" w:cstheme="majorBidi"/>
        </w:rPr>
        <w:t>as a consequence of the abuse of</w:t>
      </w:r>
      <w:r w:rsidR="00376CEC" w:rsidRPr="00FD7E02">
        <w:rPr>
          <w:rFonts w:asciiTheme="majorBidi" w:hAnsiTheme="majorBidi" w:cstheme="majorBidi"/>
        </w:rPr>
        <w:t xml:space="preserve"> this</w:t>
      </w:r>
      <w:r w:rsidR="00D1055F" w:rsidRPr="00FD7E02">
        <w:rPr>
          <w:rFonts w:asciiTheme="majorBidi" w:hAnsiTheme="majorBidi" w:cstheme="majorBidi"/>
        </w:rPr>
        <w:t xml:space="preserve"> information. </w:t>
      </w:r>
      <w:r w:rsidR="00376CEC" w:rsidRPr="00FD7E02">
        <w:rPr>
          <w:rFonts w:asciiTheme="majorBidi" w:hAnsiTheme="majorBidi" w:cstheme="majorBidi"/>
        </w:rPr>
        <w:t>Furthermore, FOVs</w:t>
      </w:r>
      <w:r w:rsidR="00D1055F" w:rsidRPr="00FD7E02">
        <w:rPr>
          <w:rFonts w:asciiTheme="majorBidi" w:hAnsiTheme="majorBidi" w:cstheme="majorBidi"/>
        </w:rPr>
        <w:t xml:space="preserve"> can assist</w:t>
      </w:r>
      <w:r w:rsidR="00376CEC" w:rsidRPr="00FD7E02">
        <w:rPr>
          <w:rFonts w:asciiTheme="majorBidi" w:hAnsiTheme="majorBidi" w:cstheme="majorBidi"/>
        </w:rPr>
        <w:t xml:space="preserve"> </w:t>
      </w:r>
      <w:r w:rsidR="00D1055F" w:rsidRPr="00FD7E02">
        <w:rPr>
          <w:rFonts w:asciiTheme="majorBidi" w:hAnsiTheme="majorBidi" w:cstheme="majorBidi"/>
        </w:rPr>
        <w:t xml:space="preserve">during </w:t>
      </w:r>
      <w:r w:rsidR="00376CEC" w:rsidRPr="00FD7E02">
        <w:rPr>
          <w:rFonts w:asciiTheme="majorBidi" w:hAnsiTheme="majorBidi" w:cstheme="majorBidi"/>
        </w:rPr>
        <w:t xml:space="preserve">camera </w:t>
      </w:r>
      <w:r w:rsidR="00D1055F" w:rsidRPr="00FD7E02">
        <w:rPr>
          <w:rFonts w:asciiTheme="majorBidi" w:hAnsiTheme="majorBidi" w:cstheme="majorBidi"/>
        </w:rPr>
        <w:t xml:space="preserve">installation in finding the optimal placement to observe </w:t>
      </w:r>
      <w:r w:rsidR="00376CEC" w:rsidRPr="00FD7E02">
        <w:rPr>
          <w:rFonts w:asciiTheme="majorBidi" w:hAnsiTheme="majorBidi" w:cstheme="majorBidi"/>
        </w:rPr>
        <w:t>the</w:t>
      </w:r>
      <w:r w:rsidR="00D1055F" w:rsidRPr="00FD7E02">
        <w:rPr>
          <w:rFonts w:asciiTheme="majorBidi" w:hAnsiTheme="majorBidi" w:cstheme="majorBidi"/>
        </w:rPr>
        <w:t xml:space="preserve"> area in question</w:t>
      </w:r>
      <w:r w:rsidR="007E077C" w:rsidRPr="00FD7E02">
        <w:rPr>
          <w:rFonts w:asciiTheme="majorBidi" w:hAnsiTheme="majorBidi" w:cstheme="majorBidi"/>
        </w:rPr>
        <w:t xml:space="preserve"> </w:t>
      </w:r>
      <w:r w:rsidR="00376CEC" w:rsidRPr="00FD7E02">
        <w:rPr>
          <w:rFonts w:asciiTheme="majorBidi" w:hAnsiTheme="majorBidi" w:cstheme="majorBidi"/>
        </w:rPr>
        <w:t>as well as</w:t>
      </w:r>
      <w:r w:rsidR="007E077C" w:rsidRPr="00FD7E02">
        <w:rPr>
          <w:rFonts w:asciiTheme="majorBidi" w:hAnsiTheme="majorBidi" w:cstheme="majorBidi"/>
        </w:rPr>
        <w:t xml:space="preserve"> how it might fit in with its neighboring observation areas to </w:t>
      </w:r>
      <w:r w:rsidR="00D1055F" w:rsidRPr="00FD7E02">
        <w:rPr>
          <w:rFonts w:asciiTheme="majorBidi" w:hAnsiTheme="majorBidi" w:cstheme="majorBidi"/>
        </w:rPr>
        <w:t xml:space="preserve">prevent </w:t>
      </w:r>
      <w:r w:rsidR="007E077C" w:rsidRPr="00FD7E02">
        <w:rPr>
          <w:rFonts w:asciiTheme="majorBidi" w:hAnsiTheme="majorBidi" w:cstheme="majorBidi"/>
        </w:rPr>
        <w:t>redundancy.</w:t>
      </w:r>
    </w:p>
    <w:p w14:paraId="56AB4DCA" w14:textId="04D422B7" w:rsidR="00176741" w:rsidRPr="00FD7E02" w:rsidRDefault="00360C10" w:rsidP="00176741">
      <w:pPr>
        <w:spacing w:line="480" w:lineRule="auto"/>
        <w:ind w:firstLine="360"/>
        <w:rPr>
          <w:rFonts w:asciiTheme="majorBidi" w:hAnsiTheme="majorBidi" w:cstheme="majorBidi"/>
        </w:rPr>
      </w:pPr>
      <w:r w:rsidRPr="00FD7E02">
        <w:rPr>
          <w:rFonts w:asciiTheme="majorBidi" w:hAnsiTheme="majorBidi" w:cstheme="majorBidi"/>
        </w:rPr>
        <w:t>Finally, the biggest limitation t</w:t>
      </w:r>
      <w:r w:rsidR="00E465DC" w:rsidRPr="00FD7E02">
        <w:rPr>
          <w:rFonts w:asciiTheme="majorBidi" w:hAnsiTheme="majorBidi" w:cstheme="majorBidi"/>
        </w:rPr>
        <w:t>o the</w:t>
      </w:r>
      <w:r w:rsidRPr="00FD7E02">
        <w:rPr>
          <w:rFonts w:asciiTheme="majorBidi" w:hAnsiTheme="majorBidi" w:cstheme="majorBidi"/>
        </w:rPr>
        <w:t xml:space="preserve"> </w:t>
      </w:r>
      <w:r w:rsidR="005228AE" w:rsidRPr="00FD7E02">
        <w:rPr>
          <w:rFonts w:asciiTheme="majorBidi" w:hAnsiTheme="majorBidi" w:cstheme="majorBidi"/>
        </w:rPr>
        <w:t>reproducibility</w:t>
      </w:r>
      <w:r w:rsidRPr="00FD7E02">
        <w:rPr>
          <w:rFonts w:asciiTheme="majorBidi" w:hAnsiTheme="majorBidi" w:cstheme="majorBidi"/>
        </w:rPr>
        <w:t xml:space="preserve"> of this </w:t>
      </w:r>
      <w:r w:rsidR="005228AE" w:rsidRPr="00FD7E02">
        <w:rPr>
          <w:rFonts w:asciiTheme="majorBidi" w:hAnsiTheme="majorBidi" w:cstheme="majorBidi"/>
        </w:rPr>
        <w:t>work</w:t>
      </w:r>
      <w:r w:rsidRPr="00FD7E02">
        <w:rPr>
          <w:rFonts w:asciiTheme="majorBidi" w:hAnsiTheme="majorBidi" w:cstheme="majorBidi"/>
        </w:rPr>
        <w:t xml:space="preserve"> is creating or coming across an NIR-sensing </w:t>
      </w:r>
      <w:r w:rsidR="00376CEC" w:rsidRPr="00FD7E02">
        <w:rPr>
          <w:rFonts w:asciiTheme="majorBidi" w:hAnsiTheme="majorBidi" w:cstheme="majorBidi"/>
        </w:rPr>
        <w:t>camera that is able to detect CCTV</w:t>
      </w:r>
      <w:r w:rsidRPr="00FD7E02">
        <w:rPr>
          <w:rFonts w:asciiTheme="majorBidi" w:hAnsiTheme="majorBidi" w:cstheme="majorBidi"/>
        </w:rPr>
        <w:t xml:space="preserve">. </w:t>
      </w:r>
      <w:r w:rsidR="00E465DC" w:rsidRPr="00FD7E02">
        <w:rPr>
          <w:rFonts w:asciiTheme="majorBidi" w:hAnsiTheme="majorBidi" w:cstheme="majorBidi"/>
        </w:rPr>
        <w:t xml:space="preserve">Despite the availability of tutorials </w:t>
      </w:r>
      <w:del w:id="183" w:author="Shipeng Sun" w:date="2018-07-27T11:24:00Z">
        <w:r w:rsidR="00E465DC" w:rsidRPr="00FD7E02" w:rsidDel="00247067">
          <w:rPr>
            <w:rFonts w:asciiTheme="majorBidi" w:hAnsiTheme="majorBidi" w:cstheme="majorBidi"/>
          </w:rPr>
          <w:delText>on the internet</w:delText>
        </w:r>
        <w:r w:rsidR="003914BD" w:rsidRPr="00FD7E02" w:rsidDel="00247067">
          <w:rPr>
            <w:rFonts w:asciiTheme="majorBidi" w:hAnsiTheme="majorBidi" w:cstheme="majorBidi"/>
          </w:rPr>
          <w:delText xml:space="preserve"> </w:delText>
        </w:r>
      </w:del>
      <w:r w:rsidR="003914BD" w:rsidRPr="00FD7E02">
        <w:rPr>
          <w:rFonts w:asciiTheme="majorBidi" w:hAnsiTheme="majorBidi" w:cstheme="majorBidi"/>
        </w:rPr>
        <w:t>on how to modify a digital camera</w:t>
      </w:r>
      <w:r w:rsidR="00E465DC" w:rsidRPr="00FD7E02">
        <w:rPr>
          <w:rFonts w:asciiTheme="majorBidi" w:hAnsiTheme="majorBidi" w:cstheme="majorBidi"/>
        </w:rPr>
        <w:t xml:space="preserve">, </w:t>
      </w:r>
      <w:r w:rsidR="003914BD" w:rsidRPr="00FD7E02">
        <w:rPr>
          <w:rFonts w:asciiTheme="majorBidi" w:hAnsiTheme="majorBidi" w:cstheme="majorBidi"/>
        </w:rPr>
        <w:t>it is still a process</w:t>
      </w:r>
      <w:r w:rsidR="005378A7" w:rsidRPr="00FD7E02">
        <w:rPr>
          <w:rFonts w:asciiTheme="majorBidi" w:hAnsiTheme="majorBidi" w:cstheme="majorBidi"/>
        </w:rPr>
        <w:t xml:space="preserve"> of trial, error, and luck.</w:t>
      </w:r>
      <w:r w:rsidR="006758DA" w:rsidRPr="00FD7E02">
        <w:rPr>
          <w:rFonts w:asciiTheme="majorBidi" w:hAnsiTheme="majorBidi" w:cstheme="majorBidi"/>
        </w:rPr>
        <w:t xml:space="preserve"> </w:t>
      </w:r>
      <w:r w:rsidR="005228AE" w:rsidRPr="00FD7E02">
        <w:rPr>
          <w:rFonts w:asciiTheme="majorBidi" w:hAnsiTheme="majorBidi" w:cstheme="majorBidi"/>
        </w:rPr>
        <w:t>However, f</w:t>
      </w:r>
      <w:r w:rsidR="00652E9D" w:rsidRPr="00FD7E02">
        <w:rPr>
          <w:rFonts w:asciiTheme="majorBidi" w:hAnsiTheme="majorBidi" w:cstheme="majorBidi"/>
        </w:rPr>
        <w:t xml:space="preserve">uture attempts </w:t>
      </w:r>
      <w:r w:rsidR="005228AE" w:rsidRPr="00FD7E02">
        <w:rPr>
          <w:rFonts w:asciiTheme="majorBidi" w:hAnsiTheme="majorBidi" w:cstheme="majorBidi"/>
        </w:rPr>
        <w:t xml:space="preserve">of this kind </w:t>
      </w:r>
      <w:r w:rsidR="00652E9D" w:rsidRPr="00FD7E02">
        <w:rPr>
          <w:rFonts w:asciiTheme="majorBidi" w:hAnsiTheme="majorBidi" w:cstheme="majorBidi"/>
        </w:rPr>
        <w:t xml:space="preserve">would have to consider how this data can be known, accessed, and enriched. </w:t>
      </w:r>
      <w:r w:rsidR="005228AE" w:rsidRPr="00FD7E02">
        <w:rPr>
          <w:rFonts w:asciiTheme="majorBidi" w:hAnsiTheme="majorBidi" w:cstheme="majorBidi"/>
        </w:rPr>
        <w:t>More importantly, t</w:t>
      </w:r>
      <w:r w:rsidR="00652E9D" w:rsidRPr="00FD7E02">
        <w:rPr>
          <w:rFonts w:asciiTheme="majorBidi" w:hAnsiTheme="majorBidi" w:cstheme="majorBidi"/>
        </w:rPr>
        <w:t>he validity of the assumptions made by this study that defined poor quality cameras must be ensured through cross-referencing actual images taken by them</w:t>
      </w:r>
      <w:r w:rsidR="005228AE" w:rsidRPr="00FD7E02">
        <w:rPr>
          <w:rFonts w:asciiTheme="majorBidi" w:hAnsiTheme="majorBidi" w:cstheme="majorBidi"/>
        </w:rPr>
        <w:t xml:space="preserve"> and assessing their true quality</w:t>
      </w:r>
      <w:r w:rsidR="00652E9D" w:rsidRPr="00FD7E02">
        <w:rPr>
          <w:rFonts w:asciiTheme="majorBidi" w:hAnsiTheme="majorBidi" w:cstheme="majorBidi"/>
        </w:rPr>
        <w:t>.</w:t>
      </w:r>
      <w:r w:rsidR="005228AE" w:rsidRPr="00FD7E02">
        <w:rPr>
          <w:rFonts w:asciiTheme="majorBidi" w:hAnsiTheme="majorBidi" w:cstheme="majorBidi"/>
        </w:rPr>
        <w:t xml:space="preserve"> </w:t>
      </w:r>
      <w:r w:rsidR="00176741" w:rsidRPr="00FD7E02">
        <w:rPr>
          <w:rFonts w:asciiTheme="majorBidi" w:hAnsiTheme="majorBidi" w:cstheme="majorBidi"/>
          <w:b/>
          <w:bCs/>
        </w:rPr>
        <w:br w:type="page"/>
      </w:r>
    </w:p>
    <w:p w14:paraId="3A09F701" w14:textId="77C83522" w:rsidR="00CB412D" w:rsidRPr="00FD7E02" w:rsidRDefault="00A63B4F" w:rsidP="00B65F62">
      <w:pPr>
        <w:spacing w:line="480" w:lineRule="auto"/>
        <w:jc w:val="center"/>
        <w:rPr>
          <w:rFonts w:asciiTheme="majorBidi" w:hAnsiTheme="majorBidi" w:cstheme="majorBidi"/>
          <w:b/>
          <w:bCs/>
        </w:rPr>
      </w:pPr>
      <w:r w:rsidRPr="00FD7E02">
        <w:rPr>
          <w:rFonts w:asciiTheme="majorBidi" w:hAnsiTheme="majorBidi" w:cstheme="majorBidi"/>
          <w:b/>
          <w:bCs/>
        </w:rPr>
        <w:lastRenderedPageBreak/>
        <w:t>References</w:t>
      </w:r>
    </w:p>
    <w:p w14:paraId="4FCCE7D1" w14:textId="1E1DA8CA" w:rsidR="00EE29D3" w:rsidRPr="00FD7E02" w:rsidRDefault="00F906A2" w:rsidP="00B65F62">
      <w:pPr>
        <w:spacing w:line="480" w:lineRule="auto"/>
        <w:ind w:left="720" w:hanging="720"/>
        <w:rPr>
          <w:rFonts w:asciiTheme="majorBidi" w:eastAsia="Times New Roman" w:hAnsiTheme="majorBidi" w:cstheme="majorBidi"/>
          <w:sz w:val="21"/>
          <w:szCs w:val="21"/>
        </w:rPr>
      </w:pPr>
      <w:r w:rsidRPr="00FD7E02">
        <w:rPr>
          <w:rFonts w:asciiTheme="majorBidi" w:eastAsia="Times New Roman" w:hAnsiTheme="majorBidi" w:cstheme="majorBidi"/>
          <w:sz w:val="21"/>
          <w:szCs w:val="21"/>
          <w:shd w:val="clear" w:color="auto" w:fill="FFFFFF"/>
        </w:rPr>
        <w:t>Ashby, M. P. (2017). The value of CCTV surveillance cameras as an investigative tool: an empirical analysis. </w:t>
      </w:r>
      <w:r w:rsidRPr="00FD7E02">
        <w:rPr>
          <w:rFonts w:asciiTheme="majorBidi" w:eastAsia="Times New Roman" w:hAnsiTheme="majorBidi" w:cstheme="majorBidi"/>
          <w:i/>
          <w:iCs/>
          <w:sz w:val="21"/>
          <w:szCs w:val="21"/>
          <w:shd w:val="clear" w:color="auto" w:fill="FFFFFF"/>
        </w:rPr>
        <w:t>European Journal on Criminal Policy and Research</w:t>
      </w:r>
      <w:r w:rsidRPr="00FD7E02">
        <w:rPr>
          <w:rFonts w:asciiTheme="majorBidi" w:eastAsia="Times New Roman" w:hAnsiTheme="majorBidi" w:cstheme="majorBidi"/>
          <w:sz w:val="21"/>
          <w:szCs w:val="21"/>
          <w:shd w:val="clear" w:color="auto" w:fill="FFFFFF"/>
        </w:rPr>
        <w:t>, </w:t>
      </w:r>
      <w:r w:rsidRPr="00FD7E02">
        <w:rPr>
          <w:rFonts w:asciiTheme="majorBidi" w:eastAsia="Times New Roman" w:hAnsiTheme="majorBidi" w:cstheme="majorBidi"/>
          <w:i/>
          <w:iCs/>
          <w:sz w:val="21"/>
          <w:szCs w:val="21"/>
          <w:shd w:val="clear" w:color="auto" w:fill="FFFFFF"/>
        </w:rPr>
        <w:t>23</w:t>
      </w:r>
      <w:r w:rsidRPr="00FD7E02">
        <w:rPr>
          <w:rFonts w:asciiTheme="majorBidi" w:eastAsia="Times New Roman" w:hAnsiTheme="majorBidi" w:cstheme="majorBidi"/>
          <w:sz w:val="21"/>
          <w:szCs w:val="21"/>
          <w:shd w:val="clear" w:color="auto" w:fill="FFFFFF"/>
        </w:rPr>
        <w:t>(3), 441-459.</w:t>
      </w:r>
      <w:r w:rsidR="005E641C" w:rsidRPr="00FD7E02">
        <w:rPr>
          <w:rFonts w:asciiTheme="majorBidi" w:eastAsia="Times New Roman" w:hAnsiTheme="majorBidi" w:cstheme="majorBidi"/>
          <w:sz w:val="21"/>
          <w:szCs w:val="21"/>
          <w:shd w:val="clear" w:color="auto" w:fill="FFFFFF"/>
        </w:rPr>
        <w:t xml:space="preserve"> </w:t>
      </w:r>
      <w:hyperlink r:id="rId22" w:history="1">
        <w:r w:rsidR="00620A26" w:rsidRPr="00FD7E02">
          <w:rPr>
            <w:rStyle w:val="Hyperlink"/>
            <w:rFonts w:asciiTheme="majorBidi" w:eastAsia="Times New Roman" w:hAnsiTheme="majorBidi" w:cstheme="majorBidi"/>
            <w:color w:val="auto"/>
            <w:sz w:val="21"/>
            <w:szCs w:val="21"/>
            <w:shd w:val="clear" w:color="auto" w:fill="FFFFFF"/>
          </w:rPr>
          <w:t>doi:</w:t>
        </w:r>
        <w:r w:rsidR="00620A26" w:rsidRPr="00FD7E02">
          <w:rPr>
            <w:rStyle w:val="Hyperlink"/>
            <w:rFonts w:asciiTheme="majorBidi" w:eastAsia="Times New Roman" w:hAnsiTheme="majorBidi" w:cstheme="majorBidi"/>
            <w:color w:val="auto"/>
            <w:sz w:val="21"/>
            <w:szCs w:val="21"/>
          </w:rPr>
          <w:t>10.1007/s10610-017-9341-6</w:t>
        </w:r>
      </w:hyperlink>
      <w:r w:rsidR="00620A26" w:rsidRPr="00FD7E02">
        <w:rPr>
          <w:rFonts w:asciiTheme="majorBidi" w:eastAsia="Times New Roman" w:hAnsiTheme="majorBidi" w:cstheme="majorBidi"/>
          <w:sz w:val="21"/>
          <w:szCs w:val="21"/>
          <w:shd w:val="clear" w:color="auto" w:fill="FFFFFF"/>
        </w:rPr>
        <w:t>.</w:t>
      </w:r>
      <w:r w:rsidR="00620A26" w:rsidRPr="00FD7E02">
        <w:rPr>
          <w:rFonts w:asciiTheme="majorBidi" w:eastAsia="Times New Roman" w:hAnsiTheme="majorBidi" w:cstheme="majorBidi"/>
          <w:sz w:val="21"/>
          <w:szCs w:val="21"/>
        </w:rPr>
        <w:t xml:space="preserve"> </w:t>
      </w:r>
    </w:p>
    <w:p w14:paraId="5F0FB0F3" w14:textId="48387FC4" w:rsidR="00EE29D3" w:rsidRPr="00FD7E02" w:rsidRDefault="00EE29D3" w:rsidP="00B65F62">
      <w:pPr>
        <w:spacing w:line="480" w:lineRule="auto"/>
        <w:ind w:left="720" w:hanging="720"/>
        <w:rPr>
          <w:rFonts w:asciiTheme="majorBidi" w:eastAsia="Times New Roman" w:hAnsiTheme="majorBidi" w:cstheme="majorBidi"/>
          <w:sz w:val="21"/>
          <w:szCs w:val="21"/>
          <w:shd w:val="clear" w:color="auto" w:fill="FFFFFF"/>
        </w:rPr>
      </w:pPr>
      <w:r w:rsidRPr="00FD7E02">
        <w:rPr>
          <w:rFonts w:asciiTheme="majorBidi" w:eastAsia="Times New Roman" w:hAnsiTheme="majorBidi" w:cstheme="majorBidi"/>
          <w:sz w:val="21"/>
          <w:szCs w:val="21"/>
          <w:shd w:val="clear" w:color="auto" w:fill="FFFFFF"/>
        </w:rPr>
        <w:t>Building Footprints (2016) [shapefile]. Department of Information Technology &amp; Telecommunications (</w:t>
      </w:r>
      <w:proofErr w:type="spellStart"/>
      <w:r w:rsidRPr="00FD7E02">
        <w:rPr>
          <w:rFonts w:asciiTheme="majorBidi" w:eastAsia="Times New Roman" w:hAnsiTheme="majorBidi" w:cstheme="majorBidi"/>
          <w:sz w:val="21"/>
          <w:szCs w:val="21"/>
          <w:shd w:val="clear" w:color="auto" w:fill="FFFFFF"/>
        </w:rPr>
        <w:t>DoITT</w:t>
      </w:r>
      <w:proofErr w:type="spellEnd"/>
      <w:r w:rsidRPr="00FD7E02">
        <w:rPr>
          <w:rFonts w:asciiTheme="majorBidi" w:eastAsia="Times New Roman" w:hAnsiTheme="majorBidi" w:cstheme="majorBidi"/>
          <w:sz w:val="21"/>
          <w:szCs w:val="21"/>
          <w:shd w:val="clear" w:color="auto" w:fill="FFFFFF"/>
        </w:rPr>
        <w:t xml:space="preserve">). </w:t>
      </w:r>
      <w:hyperlink r:id="rId23" w:history="1">
        <w:r w:rsidRPr="00FD7E02">
          <w:rPr>
            <w:rStyle w:val="Hyperlink"/>
            <w:rFonts w:asciiTheme="majorBidi" w:eastAsia="Times New Roman" w:hAnsiTheme="majorBidi" w:cstheme="majorBidi"/>
            <w:color w:val="auto"/>
            <w:sz w:val="21"/>
            <w:szCs w:val="21"/>
          </w:rPr>
          <w:t>https://data.cityofnewyork.us/Housing-Development/Building-Footprints/nqwf-w8eh</w:t>
        </w:r>
      </w:hyperlink>
      <w:r w:rsidRPr="00FD7E02">
        <w:rPr>
          <w:rFonts w:asciiTheme="majorBidi" w:eastAsia="Times New Roman" w:hAnsiTheme="majorBidi" w:cstheme="majorBidi"/>
          <w:sz w:val="21"/>
          <w:szCs w:val="21"/>
        </w:rPr>
        <w:t xml:space="preserve"> (a</w:t>
      </w:r>
      <w:r w:rsidRPr="00FD7E02">
        <w:rPr>
          <w:rFonts w:asciiTheme="majorBidi" w:eastAsia="Times New Roman" w:hAnsiTheme="majorBidi" w:cstheme="majorBidi"/>
          <w:sz w:val="21"/>
          <w:szCs w:val="21"/>
          <w:shd w:val="clear" w:color="auto" w:fill="FFFFFF"/>
        </w:rPr>
        <w:t>ccessed June 1</w:t>
      </w:r>
      <w:r w:rsidRPr="00FD7E02">
        <w:rPr>
          <w:rFonts w:asciiTheme="majorBidi" w:eastAsia="Times New Roman" w:hAnsiTheme="majorBidi" w:cstheme="majorBidi"/>
          <w:sz w:val="21"/>
          <w:szCs w:val="21"/>
          <w:shd w:val="clear" w:color="auto" w:fill="FFFFFF"/>
          <w:vertAlign w:val="superscript"/>
        </w:rPr>
        <w:t>st</w:t>
      </w:r>
      <w:r w:rsidRPr="00FD7E02">
        <w:rPr>
          <w:rFonts w:asciiTheme="majorBidi" w:eastAsia="Times New Roman" w:hAnsiTheme="majorBidi" w:cstheme="majorBidi"/>
          <w:sz w:val="21"/>
          <w:szCs w:val="21"/>
          <w:shd w:val="clear" w:color="auto" w:fill="FFFFFF"/>
        </w:rPr>
        <w:t>, 2018).</w:t>
      </w:r>
    </w:p>
    <w:p w14:paraId="4A9A5472" w14:textId="6C5E272C" w:rsidR="00B061F3" w:rsidRPr="00FD7E02" w:rsidRDefault="00BA360E" w:rsidP="00B65F62">
      <w:pPr>
        <w:widowControl w:val="0"/>
        <w:autoSpaceDE w:val="0"/>
        <w:autoSpaceDN w:val="0"/>
        <w:adjustRightInd w:val="0"/>
        <w:spacing w:line="480" w:lineRule="auto"/>
        <w:ind w:left="720" w:hanging="720"/>
        <w:rPr>
          <w:rFonts w:asciiTheme="majorBidi" w:hAnsiTheme="majorBidi" w:cstheme="majorBidi"/>
          <w:sz w:val="21"/>
          <w:szCs w:val="21"/>
        </w:rPr>
      </w:pPr>
      <w:r w:rsidRPr="00FD7E02">
        <w:rPr>
          <w:rFonts w:asciiTheme="majorBidi" w:eastAsia="Times New Roman" w:hAnsiTheme="majorBidi" w:cstheme="majorBidi"/>
          <w:sz w:val="21"/>
          <w:szCs w:val="21"/>
          <w:shd w:val="clear" w:color="auto" w:fill="FFFFFF"/>
        </w:rPr>
        <w:t>Crampton, J. W. (2009). Cartography: performative, participatory, political. </w:t>
      </w:r>
      <w:r w:rsidRPr="00FD7E02">
        <w:rPr>
          <w:rFonts w:asciiTheme="majorBidi" w:eastAsia="Times New Roman" w:hAnsiTheme="majorBidi" w:cstheme="majorBidi"/>
          <w:i/>
          <w:iCs/>
          <w:sz w:val="21"/>
          <w:szCs w:val="21"/>
          <w:shd w:val="clear" w:color="auto" w:fill="FFFFFF"/>
        </w:rPr>
        <w:t>Progress in human geography</w:t>
      </w:r>
      <w:r w:rsidRPr="00FD7E02">
        <w:rPr>
          <w:rFonts w:asciiTheme="majorBidi" w:eastAsia="Times New Roman" w:hAnsiTheme="majorBidi" w:cstheme="majorBidi"/>
          <w:sz w:val="21"/>
          <w:szCs w:val="21"/>
          <w:shd w:val="clear" w:color="auto" w:fill="FFFFFF"/>
        </w:rPr>
        <w:t>, </w:t>
      </w:r>
      <w:r w:rsidRPr="00FD7E02">
        <w:rPr>
          <w:rFonts w:asciiTheme="majorBidi" w:eastAsia="Times New Roman" w:hAnsiTheme="majorBidi" w:cstheme="majorBidi"/>
          <w:i/>
          <w:iCs/>
          <w:sz w:val="21"/>
          <w:szCs w:val="21"/>
          <w:shd w:val="clear" w:color="auto" w:fill="FFFFFF"/>
        </w:rPr>
        <w:t>33</w:t>
      </w:r>
      <w:r w:rsidRPr="00FD7E02">
        <w:rPr>
          <w:rFonts w:asciiTheme="majorBidi" w:eastAsia="Times New Roman" w:hAnsiTheme="majorBidi" w:cstheme="majorBidi"/>
          <w:sz w:val="21"/>
          <w:szCs w:val="21"/>
          <w:shd w:val="clear" w:color="auto" w:fill="FFFFFF"/>
        </w:rPr>
        <w:t>(6), 840-848.</w:t>
      </w:r>
      <w:r w:rsidR="000753E6" w:rsidRPr="00FD7E02">
        <w:rPr>
          <w:rFonts w:asciiTheme="majorBidi" w:eastAsia="Times New Roman" w:hAnsiTheme="majorBidi" w:cstheme="majorBidi"/>
          <w:sz w:val="21"/>
          <w:szCs w:val="21"/>
        </w:rPr>
        <w:t xml:space="preserve"> </w:t>
      </w:r>
      <w:hyperlink r:id="rId24" w:history="1">
        <w:r w:rsidR="00620CB6" w:rsidRPr="00FD7E02">
          <w:rPr>
            <w:rStyle w:val="Hyperlink"/>
            <w:rFonts w:asciiTheme="majorBidi" w:eastAsia="Times New Roman" w:hAnsiTheme="majorBidi" w:cstheme="majorBidi"/>
            <w:color w:val="auto"/>
            <w:sz w:val="21"/>
            <w:szCs w:val="21"/>
            <w:shd w:val="clear" w:color="auto" w:fill="FFFFFF"/>
          </w:rPr>
          <w:t>doi:</w:t>
        </w:r>
        <w:r w:rsidR="00620CB6" w:rsidRPr="00FD7E02">
          <w:rPr>
            <w:rStyle w:val="Hyperlink"/>
            <w:rFonts w:asciiTheme="majorBidi" w:hAnsiTheme="majorBidi" w:cstheme="majorBidi"/>
            <w:color w:val="auto"/>
            <w:sz w:val="21"/>
            <w:szCs w:val="21"/>
          </w:rPr>
          <w:t>10.1177/0309132508105000</w:t>
        </w:r>
      </w:hyperlink>
      <w:r w:rsidR="00C75B90" w:rsidRPr="00FD7E02">
        <w:rPr>
          <w:rFonts w:asciiTheme="majorBidi" w:hAnsiTheme="majorBidi" w:cstheme="majorBidi"/>
          <w:sz w:val="21"/>
          <w:szCs w:val="21"/>
        </w:rPr>
        <w:t>.</w:t>
      </w:r>
    </w:p>
    <w:p w14:paraId="0A329CB5" w14:textId="77777777" w:rsidR="00A777F1" w:rsidRPr="00FD7E02" w:rsidRDefault="00CB412D" w:rsidP="00B65F62">
      <w:pPr>
        <w:widowControl w:val="0"/>
        <w:autoSpaceDE w:val="0"/>
        <w:autoSpaceDN w:val="0"/>
        <w:adjustRightInd w:val="0"/>
        <w:spacing w:line="480" w:lineRule="auto"/>
        <w:ind w:left="720" w:hanging="720"/>
        <w:rPr>
          <w:rFonts w:asciiTheme="majorBidi" w:eastAsia="Times New Roman" w:hAnsiTheme="majorBidi" w:cstheme="majorBidi"/>
          <w:sz w:val="21"/>
          <w:szCs w:val="21"/>
          <w:shd w:val="clear" w:color="auto" w:fill="FFFFFF"/>
        </w:rPr>
      </w:pPr>
      <w:r w:rsidRPr="00FD7E02">
        <w:rPr>
          <w:rFonts w:asciiTheme="majorBidi" w:eastAsia="Times New Roman" w:hAnsiTheme="majorBidi" w:cstheme="majorBidi"/>
          <w:sz w:val="21"/>
          <w:szCs w:val="21"/>
          <w:shd w:val="clear" w:color="auto" w:fill="FFFFFF"/>
        </w:rPr>
        <w:t xml:space="preserve">Farrington, D. P., Gill, M., </w:t>
      </w:r>
      <w:proofErr w:type="spellStart"/>
      <w:r w:rsidRPr="00FD7E02">
        <w:rPr>
          <w:rFonts w:asciiTheme="majorBidi" w:eastAsia="Times New Roman" w:hAnsiTheme="majorBidi" w:cstheme="majorBidi"/>
          <w:sz w:val="21"/>
          <w:szCs w:val="21"/>
          <w:shd w:val="clear" w:color="auto" w:fill="FFFFFF"/>
        </w:rPr>
        <w:t>Waples</w:t>
      </w:r>
      <w:proofErr w:type="spellEnd"/>
      <w:r w:rsidRPr="00FD7E02">
        <w:rPr>
          <w:rFonts w:asciiTheme="majorBidi" w:eastAsia="Times New Roman" w:hAnsiTheme="majorBidi" w:cstheme="majorBidi"/>
          <w:sz w:val="21"/>
          <w:szCs w:val="21"/>
          <w:shd w:val="clear" w:color="auto" w:fill="FFFFFF"/>
        </w:rPr>
        <w:t xml:space="preserve">, S. J., &amp; </w:t>
      </w:r>
      <w:proofErr w:type="spellStart"/>
      <w:r w:rsidRPr="00FD7E02">
        <w:rPr>
          <w:rFonts w:asciiTheme="majorBidi" w:eastAsia="Times New Roman" w:hAnsiTheme="majorBidi" w:cstheme="majorBidi"/>
          <w:sz w:val="21"/>
          <w:szCs w:val="21"/>
          <w:shd w:val="clear" w:color="auto" w:fill="FFFFFF"/>
        </w:rPr>
        <w:t>Argomaniz</w:t>
      </w:r>
      <w:proofErr w:type="spellEnd"/>
      <w:r w:rsidRPr="00FD7E02">
        <w:rPr>
          <w:rFonts w:asciiTheme="majorBidi" w:eastAsia="Times New Roman" w:hAnsiTheme="majorBidi" w:cstheme="majorBidi"/>
          <w:sz w:val="21"/>
          <w:szCs w:val="21"/>
          <w:shd w:val="clear" w:color="auto" w:fill="FFFFFF"/>
        </w:rPr>
        <w:t>, J. (2007). The effects of closed-circuit television on crime: Meta-analysis of an English national quasi-experimental multi-site evaluation. </w:t>
      </w:r>
      <w:r w:rsidRPr="00FD7E02">
        <w:rPr>
          <w:rFonts w:asciiTheme="majorBidi" w:eastAsia="Times New Roman" w:hAnsiTheme="majorBidi" w:cstheme="majorBidi"/>
          <w:i/>
          <w:iCs/>
          <w:sz w:val="21"/>
          <w:szCs w:val="21"/>
          <w:shd w:val="clear" w:color="auto" w:fill="FFFFFF"/>
        </w:rPr>
        <w:t>Journal of Experimental Criminology</w:t>
      </w:r>
      <w:r w:rsidRPr="00FD7E02">
        <w:rPr>
          <w:rFonts w:asciiTheme="majorBidi" w:eastAsia="Times New Roman" w:hAnsiTheme="majorBidi" w:cstheme="majorBidi"/>
          <w:sz w:val="21"/>
          <w:szCs w:val="21"/>
          <w:shd w:val="clear" w:color="auto" w:fill="FFFFFF"/>
        </w:rPr>
        <w:t>, </w:t>
      </w:r>
      <w:r w:rsidRPr="00FD7E02">
        <w:rPr>
          <w:rFonts w:asciiTheme="majorBidi" w:eastAsia="Times New Roman" w:hAnsiTheme="majorBidi" w:cstheme="majorBidi"/>
          <w:i/>
          <w:iCs/>
          <w:sz w:val="21"/>
          <w:szCs w:val="21"/>
          <w:shd w:val="clear" w:color="auto" w:fill="FFFFFF"/>
        </w:rPr>
        <w:t>3</w:t>
      </w:r>
      <w:r w:rsidRPr="00FD7E02">
        <w:rPr>
          <w:rFonts w:asciiTheme="majorBidi" w:eastAsia="Times New Roman" w:hAnsiTheme="majorBidi" w:cstheme="majorBidi"/>
          <w:sz w:val="21"/>
          <w:szCs w:val="21"/>
          <w:shd w:val="clear" w:color="auto" w:fill="FFFFFF"/>
        </w:rPr>
        <w:t>(1), 21-38.</w:t>
      </w:r>
      <w:r w:rsidR="00A777F1" w:rsidRPr="00FD7E02">
        <w:rPr>
          <w:rFonts w:asciiTheme="majorBidi" w:eastAsia="Times New Roman" w:hAnsiTheme="majorBidi" w:cstheme="majorBidi"/>
          <w:sz w:val="21"/>
          <w:szCs w:val="21"/>
          <w:shd w:val="clear" w:color="auto" w:fill="FFFFFF"/>
        </w:rPr>
        <w:t xml:space="preserve"> </w:t>
      </w:r>
      <w:hyperlink r:id="rId25" w:history="1">
        <w:r w:rsidR="00A777F1" w:rsidRPr="00FD7E02">
          <w:rPr>
            <w:rStyle w:val="Hyperlink"/>
            <w:rFonts w:asciiTheme="majorBidi" w:eastAsia="Times New Roman" w:hAnsiTheme="majorBidi" w:cstheme="majorBidi"/>
            <w:color w:val="auto"/>
            <w:sz w:val="21"/>
            <w:szCs w:val="21"/>
            <w:shd w:val="clear" w:color="auto" w:fill="FFFFFF"/>
          </w:rPr>
          <w:t>doi:10.1007/s11292-007-9024-2</w:t>
        </w:r>
      </w:hyperlink>
      <w:r w:rsidR="00A777F1" w:rsidRPr="00FD7E02">
        <w:rPr>
          <w:rFonts w:asciiTheme="majorBidi" w:eastAsia="Times New Roman" w:hAnsiTheme="majorBidi" w:cstheme="majorBidi"/>
          <w:sz w:val="21"/>
          <w:szCs w:val="21"/>
          <w:shd w:val="clear" w:color="auto" w:fill="FFFFFF"/>
        </w:rPr>
        <w:t xml:space="preserve">. </w:t>
      </w:r>
    </w:p>
    <w:p w14:paraId="0E72FBB4" w14:textId="52B289CB" w:rsidR="00F35E60" w:rsidRPr="00FD7E02" w:rsidRDefault="00551A4E" w:rsidP="00B65F62">
      <w:pPr>
        <w:widowControl w:val="0"/>
        <w:autoSpaceDE w:val="0"/>
        <w:autoSpaceDN w:val="0"/>
        <w:adjustRightInd w:val="0"/>
        <w:spacing w:line="480" w:lineRule="auto"/>
        <w:ind w:left="720" w:hanging="720"/>
        <w:rPr>
          <w:rFonts w:asciiTheme="majorBidi" w:eastAsia="Times New Roman" w:hAnsiTheme="majorBidi" w:cstheme="majorBidi"/>
          <w:sz w:val="21"/>
          <w:szCs w:val="21"/>
          <w:shd w:val="clear" w:color="auto" w:fill="FFFFFF"/>
        </w:rPr>
      </w:pPr>
      <w:r w:rsidRPr="00FD7E02">
        <w:rPr>
          <w:rFonts w:asciiTheme="majorBidi" w:eastAsia="Times New Roman" w:hAnsiTheme="majorBidi" w:cstheme="majorBidi"/>
          <w:sz w:val="21"/>
          <w:szCs w:val="21"/>
          <w:shd w:val="clear" w:color="auto" w:fill="FFFFFF"/>
        </w:rPr>
        <w:t xml:space="preserve">Flight, S., </w:t>
      </w:r>
      <w:proofErr w:type="spellStart"/>
      <w:r w:rsidRPr="00FD7E02">
        <w:rPr>
          <w:rFonts w:asciiTheme="majorBidi" w:eastAsia="Times New Roman" w:hAnsiTheme="majorBidi" w:cstheme="majorBidi"/>
          <w:sz w:val="21"/>
          <w:szCs w:val="21"/>
          <w:shd w:val="clear" w:color="auto" w:fill="FFFFFF"/>
        </w:rPr>
        <w:t>Heerwaarden</w:t>
      </w:r>
      <w:proofErr w:type="spellEnd"/>
      <w:r w:rsidRPr="00FD7E02">
        <w:rPr>
          <w:rFonts w:asciiTheme="majorBidi" w:eastAsia="Times New Roman" w:hAnsiTheme="majorBidi" w:cstheme="majorBidi"/>
          <w:sz w:val="21"/>
          <w:szCs w:val="21"/>
          <w:shd w:val="clear" w:color="auto" w:fill="FFFFFF"/>
        </w:rPr>
        <w:t xml:space="preserve">, Y. V., &amp; </w:t>
      </w:r>
      <w:proofErr w:type="spellStart"/>
      <w:r w:rsidRPr="00FD7E02">
        <w:rPr>
          <w:rFonts w:asciiTheme="majorBidi" w:eastAsia="Times New Roman" w:hAnsiTheme="majorBidi" w:cstheme="majorBidi"/>
          <w:sz w:val="21"/>
          <w:szCs w:val="21"/>
          <w:shd w:val="clear" w:color="auto" w:fill="FFFFFF"/>
        </w:rPr>
        <w:t>Soomeren</w:t>
      </w:r>
      <w:proofErr w:type="spellEnd"/>
      <w:r w:rsidRPr="00FD7E02">
        <w:rPr>
          <w:rFonts w:asciiTheme="majorBidi" w:eastAsia="Times New Roman" w:hAnsiTheme="majorBidi" w:cstheme="majorBidi"/>
          <w:sz w:val="21"/>
          <w:szCs w:val="21"/>
          <w:shd w:val="clear" w:color="auto" w:fill="FFFFFF"/>
        </w:rPr>
        <w:t>, P. V. (2003). Does CCTV Displace Crime? An evaluation of the evidence and a case study from Amsterdam. </w:t>
      </w:r>
      <w:r w:rsidRPr="00FD7E02">
        <w:rPr>
          <w:rFonts w:asciiTheme="majorBidi" w:eastAsia="Times New Roman" w:hAnsiTheme="majorBidi" w:cstheme="majorBidi"/>
          <w:i/>
          <w:iCs/>
          <w:sz w:val="21"/>
          <w:szCs w:val="21"/>
          <w:shd w:val="clear" w:color="auto" w:fill="FFFFFF"/>
        </w:rPr>
        <w:t>CCTV</w:t>
      </w:r>
      <w:r w:rsidRPr="00FD7E02">
        <w:rPr>
          <w:rFonts w:asciiTheme="majorBidi" w:eastAsia="Times New Roman" w:hAnsiTheme="majorBidi" w:cstheme="majorBidi"/>
          <w:sz w:val="21"/>
          <w:szCs w:val="21"/>
          <w:shd w:val="clear" w:color="auto" w:fill="FFFFFF"/>
        </w:rPr>
        <w:t>, 93-108</w:t>
      </w:r>
      <w:r w:rsidR="00450EAF" w:rsidRPr="00FD7E02">
        <w:rPr>
          <w:rFonts w:asciiTheme="majorBidi" w:eastAsia="Times New Roman" w:hAnsiTheme="majorBidi" w:cstheme="majorBidi"/>
          <w:sz w:val="21"/>
          <w:szCs w:val="21"/>
          <w:shd w:val="clear" w:color="auto" w:fill="FFFFFF"/>
        </w:rPr>
        <w:t xml:space="preserve">. Retrieved from </w:t>
      </w:r>
      <w:hyperlink r:id="rId26" w:history="1">
        <w:r w:rsidR="00450EAF" w:rsidRPr="00FD7E02">
          <w:rPr>
            <w:rStyle w:val="Hyperlink"/>
            <w:rFonts w:asciiTheme="majorBidi" w:eastAsia="Times New Roman" w:hAnsiTheme="majorBidi" w:cstheme="majorBidi"/>
            <w:color w:val="auto"/>
            <w:sz w:val="21"/>
            <w:szCs w:val="21"/>
            <w:shd w:val="clear" w:color="auto" w:fill="FFFFFF"/>
          </w:rPr>
          <w:t>https://publicaties.dsp-groep.nl/getFile.cfm?file=Displacement%20Amsterdam_CCTC_SF.pdf&amp;dir=rapport</w:t>
        </w:r>
      </w:hyperlink>
      <w:r w:rsidR="00450EAF" w:rsidRPr="00FD7E02">
        <w:rPr>
          <w:rFonts w:asciiTheme="majorBidi" w:eastAsia="Times New Roman" w:hAnsiTheme="majorBidi" w:cstheme="majorBidi"/>
          <w:sz w:val="21"/>
          <w:szCs w:val="21"/>
          <w:shd w:val="clear" w:color="auto" w:fill="FFFFFF"/>
        </w:rPr>
        <w:t xml:space="preserve">. </w:t>
      </w:r>
      <w:r w:rsidR="000753E6" w:rsidRPr="00FD7E02">
        <w:rPr>
          <w:rFonts w:asciiTheme="majorBidi" w:eastAsia="Times New Roman" w:hAnsiTheme="majorBidi" w:cstheme="majorBidi"/>
          <w:sz w:val="21"/>
          <w:szCs w:val="21"/>
          <w:shd w:val="clear" w:color="auto" w:fill="FFFFFF"/>
        </w:rPr>
        <w:t xml:space="preserve"> </w:t>
      </w:r>
    </w:p>
    <w:p w14:paraId="64EBF167" w14:textId="11A7B51D" w:rsidR="00EE29D3" w:rsidRPr="00FD7E02" w:rsidRDefault="00F35E60" w:rsidP="00B65F62">
      <w:pPr>
        <w:spacing w:line="480" w:lineRule="auto"/>
        <w:ind w:left="720" w:hanging="720"/>
        <w:rPr>
          <w:rFonts w:asciiTheme="majorBidi" w:eastAsia="Times New Roman" w:hAnsiTheme="majorBidi" w:cstheme="majorBidi"/>
          <w:sz w:val="21"/>
          <w:szCs w:val="21"/>
          <w:shd w:val="clear" w:color="auto" w:fill="FFFFFF"/>
        </w:rPr>
      </w:pPr>
      <w:r w:rsidRPr="00FD7E02">
        <w:rPr>
          <w:rFonts w:asciiTheme="majorBidi" w:eastAsia="Times New Roman" w:hAnsiTheme="majorBidi" w:cstheme="majorBidi"/>
          <w:sz w:val="21"/>
          <w:szCs w:val="21"/>
          <w:shd w:val="clear" w:color="auto" w:fill="FFFFFF"/>
        </w:rPr>
        <w:t>Gill, M., &amp; Loveday, K. K (2003).</w:t>
      </w:r>
      <w:r w:rsidR="007B4A74" w:rsidRPr="00FD7E02">
        <w:rPr>
          <w:rFonts w:asciiTheme="majorBidi" w:eastAsia="Times New Roman" w:hAnsiTheme="majorBidi" w:cstheme="majorBidi"/>
          <w:sz w:val="21"/>
          <w:szCs w:val="21"/>
          <w:shd w:val="clear" w:color="auto" w:fill="FFFFFF"/>
        </w:rPr>
        <w:t xml:space="preserve"> </w:t>
      </w:r>
      <w:r w:rsidRPr="00FD7E02">
        <w:rPr>
          <w:rFonts w:asciiTheme="majorBidi" w:eastAsia="Times New Roman" w:hAnsiTheme="majorBidi" w:cstheme="majorBidi"/>
          <w:sz w:val="21"/>
          <w:szCs w:val="21"/>
          <w:shd w:val="clear" w:color="auto" w:fill="FFFFFF"/>
        </w:rPr>
        <w:t>“What do Offenders Think about CCTV?”. </w:t>
      </w:r>
      <w:r w:rsidRPr="00FD7E02">
        <w:rPr>
          <w:rFonts w:asciiTheme="majorBidi" w:eastAsia="Times New Roman" w:hAnsiTheme="majorBidi" w:cstheme="majorBidi"/>
          <w:i/>
          <w:iCs/>
          <w:sz w:val="21"/>
          <w:szCs w:val="21"/>
          <w:shd w:val="clear" w:color="auto" w:fill="FFFFFF"/>
        </w:rPr>
        <w:t>Crime Prevention and Community Safety: An International Journal</w:t>
      </w:r>
      <w:r w:rsidRPr="00FD7E02">
        <w:rPr>
          <w:rFonts w:asciiTheme="majorBidi" w:eastAsia="Times New Roman" w:hAnsiTheme="majorBidi" w:cstheme="majorBidi"/>
          <w:sz w:val="21"/>
          <w:szCs w:val="21"/>
          <w:shd w:val="clear" w:color="auto" w:fill="FFFFFF"/>
        </w:rPr>
        <w:t>, </w:t>
      </w:r>
      <w:r w:rsidRPr="00FD7E02">
        <w:rPr>
          <w:rFonts w:asciiTheme="majorBidi" w:eastAsia="Times New Roman" w:hAnsiTheme="majorBidi" w:cstheme="majorBidi"/>
          <w:i/>
          <w:iCs/>
          <w:sz w:val="21"/>
          <w:szCs w:val="21"/>
          <w:shd w:val="clear" w:color="auto" w:fill="FFFFFF"/>
        </w:rPr>
        <w:t>5</w:t>
      </w:r>
      <w:r w:rsidRPr="00FD7E02">
        <w:rPr>
          <w:rFonts w:asciiTheme="majorBidi" w:eastAsia="Times New Roman" w:hAnsiTheme="majorBidi" w:cstheme="majorBidi"/>
          <w:sz w:val="21"/>
          <w:szCs w:val="21"/>
          <w:shd w:val="clear" w:color="auto" w:fill="FFFFFF"/>
        </w:rPr>
        <w:t>(3), 17-25.</w:t>
      </w:r>
      <w:r w:rsidR="00B641B1" w:rsidRPr="00FD7E02">
        <w:rPr>
          <w:rFonts w:asciiTheme="majorBidi" w:eastAsia="Times New Roman" w:hAnsiTheme="majorBidi" w:cstheme="majorBidi"/>
          <w:sz w:val="21"/>
          <w:szCs w:val="21"/>
          <w:shd w:val="clear" w:color="auto" w:fill="FFFFFF"/>
        </w:rPr>
        <w:t xml:space="preserve"> </w:t>
      </w:r>
    </w:p>
    <w:p w14:paraId="42E8E9C1" w14:textId="65D06318" w:rsidR="00EE29D3" w:rsidRPr="00FD7E02" w:rsidRDefault="007B00CE" w:rsidP="00B65F62">
      <w:pPr>
        <w:spacing w:line="480" w:lineRule="auto"/>
        <w:ind w:left="720" w:hanging="720"/>
        <w:rPr>
          <w:rFonts w:asciiTheme="majorBidi" w:eastAsia="Times New Roman" w:hAnsiTheme="majorBidi" w:cstheme="majorBidi"/>
          <w:sz w:val="21"/>
          <w:szCs w:val="21"/>
          <w:shd w:val="clear" w:color="auto" w:fill="FFFFFF"/>
        </w:rPr>
      </w:pPr>
      <w:r w:rsidRPr="00FD7E02">
        <w:rPr>
          <w:rFonts w:asciiTheme="majorBidi" w:eastAsia="Times New Roman" w:hAnsiTheme="majorBidi" w:cstheme="majorBidi"/>
          <w:sz w:val="21"/>
          <w:szCs w:val="21"/>
          <w:shd w:val="clear" w:color="auto" w:fill="FFFFFF"/>
        </w:rPr>
        <w:t xml:space="preserve">Gill, M., &amp; </w:t>
      </w:r>
      <w:proofErr w:type="spellStart"/>
      <w:r w:rsidRPr="00FD7E02">
        <w:rPr>
          <w:rFonts w:asciiTheme="majorBidi" w:eastAsia="Times New Roman" w:hAnsiTheme="majorBidi" w:cstheme="majorBidi"/>
          <w:sz w:val="21"/>
          <w:szCs w:val="21"/>
          <w:shd w:val="clear" w:color="auto" w:fill="FFFFFF"/>
        </w:rPr>
        <w:t>Spriggs</w:t>
      </w:r>
      <w:proofErr w:type="spellEnd"/>
      <w:r w:rsidRPr="00FD7E02">
        <w:rPr>
          <w:rFonts w:asciiTheme="majorBidi" w:eastAsia="Times New Roman" w:hAnsiTheme="majorBidi" w:cstheme="majorBidi"/>
          <w:sz w:val="21"/>
          <w:szCs w:val="21"/>
          <w:shd w:val="clear" w:color="auto" w:fill="FFFFFF"/>
        </w:rPr>
        <w:t>, A. (2005). </w:t>
      </w:r>
      <w:r w:rsidRPr="00FD7E02">
        <w:rPr>
          <w:rFonts w:asciiTheme="majorBidi" w:eastAsia="Times New Roman" w:hAnsiTheme="majorBidi" w:cstheme="majorBidi"/>
          <w:i/>
          <w:iCs/>
          <w:sz w:val="21"/>
          <w:szCs w:val="21"/>
          <w:shd w:val="clear" w:color="auto" w:fill="FFFFFF"/>
        </w:rPr>
        <w:t>Assessing the impact of CCTV</w:t>
      </w:r>
      <w:r w:rsidR="00F906A2" w:rsidRPr="00FD7E02">
        <w:rPr>
          <w:rFonts w:asciiTheme="majorBidi" w:eastAsia="Times New Roman" w:hAnsiTheme="majorBidi" w:cstheme="majorBidi"/>
          <w:i/>
          <w:iCs/>
          <w:sz w:val="21"/>
          <w:szCs w:val="21"/>
          <w:shd w:val="clear" w:color="auto" w:fill="FFFFFF"/>
        </w:rPr>
        <w:t xml:space="preserve"> </w:t>
      </w:r>
      <w:r w:rsidRPr="00FD7E02">
        <w:rPr>
          <w:rFonts w:asciiTheme="majorBidi" w:eastAsia="Times New Roman" w:hAnsiTheme="majorBidi" w:cstheme="majorBidi"/>
          <w:sz w:val="21"/>
          <w:szCs w:val="21"/>
          <w:shd w:val="clear" w:color="auto" w:fill="FFFFFF"/>
        </w:rPr>
        <w:t>(pp. 1-176). London: Home Office Research, Development and Statistics Directorate.</w:t>
      </w:r>
      <w:r w:rsidR="000753E6" w:rsidRPr="00FD7E02">
        <w:rPr>
          <w:rFonts w:asciiTheme="majorBidi" w:eastAsia="Times New Roman" w:hAnsiTheme="majorBidi" w:cstheme="majorBidi"/>
          <w:sz w:val="21"/>
          <w:szCs w:val="21"/>
          <w:shd w:val="clear" w:color="auto" w:fill="FFFFFF"/>
        </w:rPr>
        <w:t xml:space="preserve"> </w:t>
      </w:r>
      <w:r w:rsidR="006B52FB" w:rsidRPr="00FD7E02">
        <w:rPr>
          <w:rFonts w:asciiTheme="majorBidi" w:eastAsia="Times New Roman" w:hAnsiTheme="majorBidi" w:cstheme="majorBidi"/>
          <w:sz w:val="21"/>
          <w:szCs w:val="21"/>
          <w:shd w:val="clear" w:color="auto" w:fill="FFFFFF"/>
        </w:rPr>
        <w:t xml:space="preserve">Retrieved from </w:t>
      </w:r>
      <w:hyperlink r:id="rId27" w:history="1">
        <w:r w:rsidR="00C75B90" w:rsidRPr="00FD7E02">
          <w:rPr>
            <w:rStyle w:val="Hyperlink"/>
            <w:rFonts w:asciiTheme="majorBidi" w:eastAsia="Times New Roman" w:hAnsiTheme="majorBidi" w:cstheme="majorBidi"/>
            <w:color w:val="auto"/>
            <w:sz w:val="21"/>
            <w:szCs w:val="21"/>
            <w:shd w:val="clear" w:color="auto" w:fill="FFFFFF"/>
          </w:rPr>
          <w:t>http://www.no-cctv.org.uk/caseagainst/docs/Assessing_the_impact_of_CCTV-HO_study292.pdf</w:t>
        </w:r>
      </w:hyperlink>
      <w:r w:rsidR="00620A26" w:rsidRPr="00FD7E02">
        <w:rPr>
          <w:rFonts w:asciiTheme="majorBidi" w:eastAsia="Times New Roman" w:hAnsiTheme="majorBidi" w:cstheme="majorBidi"/>
          <w:sz w:val="21"/>
          <w:szCs w:val="21"/>
          <w:shd w:val="clear" w:color="auto" w:fill="FFFFFF"/>
        </w:rPr>
        <w:t>.</w:t>
      </w:r>
    </w:p>
    <w:p w14:paraId="31B74DC2" w14:textId="067672B4" w:rsidR="00EE29D3" w:rsidRPr="00FD7E02" w:rsidRDefault="00EE29D3" w:rsidP="00B65F62">
      <w:pPr>
        <w:spacing w:line="480" w:lineRule="auto"/>
        <w:ind w:left="720" w:hanging="720"/>
        <w:rPr>
          <w:rFonts w:asciiTheme="majorBidi" w:eastAsia="Times New Roman" w:hAnsiTheme="majorBidi" w:cstheme="majorBidi"/>
          <w:sz w:val="21"/>
          <w:szCs w:val="21"/>
          <w:shd w:val="clear" w:color="auto" w:fill="FFFFFF"/>
        </w:rPr>
      </w:pPr>
      <w:r w:rsidRPr="00FD7E02">
        <w:rPr>
          <w:rFonts w:asciiTheme="majorBidi" w:eastAsia="Times New Roman" w:hAnsiTheme="majorBidi" w:cstheme="majorBidi"/>
          <w:sz w:val="21"/>
          <w:szCs w:val="21"/>
        </w:rPr>
        <w:t xml:space="preserve">Kickstarter. (2012). </w:t>
      </w:r>
      <w:proofErr w:type="spellStart"/>
      <w:r w:rsidRPr="00FD7E02">
        <w:rPr>
          <w:rFonts w:asciiTheme="majorBidi" w:eastAsia="Times New Roman" w:hAnsiTheme="majorBidi" w:cstheme="majorBidi"/>
          <w:sz w:val="21"/>
          <w:szCs w:val="21"/>
        </w:rPr>
        <w:t>Surv</w:t>
      </w:r>
      <w:proofErr w:type="spellEnd"/>
      <w:r w:rsidRPr="00FD7E02">
        <w:rPr>
          <w:rFonts w:asciiTheme="majorBidi" w:eastAsia="Times New Roman" w:hAnsiTheme="majorBidi" w:cstheme="majorBidi"/>
          <w:sz w:val="21"/>
          <w:szCs w:val="21"/>
        </w:rPr>
        <w:t xml:space="preserve"> App for iPhone. </w:t>
      </w:r>
      <w:hyperlink r:id="rId28" w:history="1">
        <w:r w:rsidRPr="00FD7E02">
          <w:rPr>
            <w:rStyle w:val="Hyperlink"/>
            <w:rFonts w:asciiTheme="majorBidi" w:eastAsia="Times New Roman" w:hAnsiTheme="majorBidi" w:cstheme="majorBidi"/>
            <w:color w:val="auto"/>
            <w:sz w:val="21"/>
            <w:szCs w:val="21"/>
          </w:rPr>
          <w:t>https://www.kickstarter.com/projects/kazarazat/surv-app-for-iphone</w:t>
        </w:r>
      </w:hyperlink>
      <w:r w:rsidRPr="00FD7E02">
        <w:rPr>
          <w:rFonts w:asciiTheme="majorBidi" w:eastAsia="Times New Roman" w:hAnsiTheme="majorBidi" w:cstheme="majorBidi"/>
          <w:sz w:val="21"/>
          <w:szCs w:val="21"/>
        </w:rPr>
        <w:t xml:space="preserve"> (a</w:t>
      </w:r>
      <w:r w:rsidRPr="00FD7E02">
        <w:rPr>
          <w:rFonts w:asciiTheme="majorBidi" w:eastAsia="Times New Roman" w:hAnsiTheme="majorBidi" w:cstheme="majorBidi"/>
          <w:sz w:val="21"/>
          <w:szCs w:val="21"/>
          <w:shd w:val="clear" w:color="auto" w:fill="FFFFFF"/>
        </w:rPr>
        <w:t>ccessed June 1</w:t>
      </w:r>
      <w:r w:rsidRPr="00FD7E02">
        <w:rPr>
          <w:rFonts w:asciiTheme="majorBidi" w:eastAsia="Times New Roman" w:hAnsiTheme="majorBidi" w:cstheme="majorBidi"/>
          <w:sz w:val="21"/>
          <w:szCs w:val="21"/>
          <w:shd w:val="clear" w:color="auto" w:fill="FFFFFF"/>
          <w:vertAlign w:val="superscript"/>
        </w:rPr>
        <w:t>st</w:t>
      </w:r>
      <w:r w:rsidRPr="00FD7E02">
        <w:rPr>
          <w:rFonts w:asciiTheme="majorBidi" w:eastAsia="Times New Roman" w:hAnsiTheme="majorBidi" w:cstheme="majorBidi"/>
          <w:sz w:val="21"/>
          <w:szCs w:val="21"/>
          <w:shd w:val="clear" w:color="auto" w:fill="FFFFFF"/>
        </w:rPr>
        <w:t>, 2018).</w:t>
      </w:r>
    </w:p>
    <w:p w14:paraId="7F54F1C2" w14:textId="091B14D9" w:rsidR="00EE29D3" w:rsidRPr="00FD7E02" w:rsidRDefault="005E641C" w:rsidP="00B65F62">
      <w:pPr>
        <w:spacing w:line="480" w:lineRule="auto"/>
        <w:ind w:left="720" w:hanging="720"/>
        <w:rPr>
          <w:rFonts w:asciiTheme="majorBidi" w:eastAsia="Times New Roman" w:hAnsiTheme="majorBidi" w:cstheme="majorBidi"/>
          <w:sz w:val="21"/>
          <w:szCs w:val="21"/>
          <w:shd w:val="clear" w:color="auto" w:fill="FFFFFF"/>
        </w:rPr>
      </w:pPr>
      <w:proofErr w:type="spellStart"/>
      <w:r w:rsidRPr="00FD7E02">
        <w:rPr>
          <w:rFonts w:asciiTheme="majorBidi" w:eastAsia="Times New Roman" w:hAnsiTheme="majorBidi" w:cstheme="majorBidi"/>
          <w:sz w:val="21"/>
          <w:szCs w:val="21"/>
          <w:shd w:val="clear" w:color="auto" w:fill="FFFFFF"/>
        </w:rPr>
        <w:t>Kitchin</w:t>
      </w:r>
      <w:proofErr w:type="spellEnd"/>
      <w:r w:rsidRPr="00FD7E02">
        <w:rPr>
          <w:rFonts w:asciiTheme="majorBidi" w:eastAsia="Times New Roman" w:hAnsiTheme="majorBidi" w:cstheme="majorBidi"/>
          <w:sz w:val="21"/>
          <w:szCs w:val="21"/>
          <w:shd w:val="clear" w:color="auto" w:fill="FFFFFF"/>
        </w:rPr>
        <w:t>, R., &amp; Dodge, M. (2007). Rethinking maps. </w:t>
      </w:r>
      <w:r w:rsidRPr="00FD7E02">
        <w:rPr>
          <w:rFonts w:asciiTheme="majorBidi" w:eastAsia="Times New Roman" w:hAnsiTheme="majorBidi" w:cstheme="majorBidi"/>
          <w:i/>
          <w:iCs/>
          <w:sz w:val="21"/>
          <w:szCs w:val="21"/>
          <w:shd w:val="clear" w:color="auto" w:fill="FFFFFF"/>
        </w:rPr>
        <w:t>Progress in human geography</w:t>
      </w:r>
      <w:r w:rsidRPr="00FD7E02">
        <w:rPr>
          <w:rFonts w:asciiTheme="majorBidi" w:eastAsia="Times New Roman" w:hAnsiTheme="majorBidi" w:cstheme="majorBidi"/>
          <w:sz w:val="21"/>
          <w:szCs w:val="21"/>
          <w:shd w:val="clear" w:color="auto" w:fill="FFFFFF"/>
        </w:rPr>
        <w:t>, </w:t>
      </w:r>
      <w:r w:rsidRPr="00FD7E02">
        <w:rPr>
          <w:rFonts w:asciiTheme="majorBidi" w:eastAsia="Times New Roman" w:hAnsiTheme="majorBidi" w:cstheme="majorBidi"/>
          <w:i/>
          <w:iCs/>
          <w:sz w:val="21"/>
          <w:szCs w:val="21"/>
          <w:shd w:val="clear" w:color="auto" w:fill="FFFFFF"/>
        </w:rPr>
        <w:t>31</w:t>
      </w:r>
      <w:r w:rsidRPr="00FD7E02">
        <w:rPr>
          <w:rFonts w:asciiTheme="majorBidi" w:eastAsia="Times New Roman" w:hAnsiTheme="majorBidi" w:cstheme="majorBidi"/>
          <w:sz w:val="21"/>
          <w:szCs w:val="21"/>
          <w:shd w:val="clear" w:color="auto" w:fill="FFFFFF"/>
        </w:rPr>
        <w:t xml:space="preserve">(3), 331-344. </w:t>
      </w:r>
      <w:hyperlink r:id="rId29" w:history="1">
        <w:r w:rsidR="00A777F1" w:rsidRPr="00FD7E02">
          <w:rPr>
            <w:rStyle w:val="Hyperlink"/>
            <w:rFonts w:asciiTheme="majorBidi" w:eastAsia="Times New Roman" w:hAnsiTheme="majorBidi" w:cstheme="majorBidi"/>
            <w:color w:val="auto"/>
            <w:sz w:val="21"/>
            <w:szCs w:val="21"/>
            <w:shd w:val="clear" w:color="auto" w:fill="FFFFFF"/>
          </w:rPr>
          <w:t xml:space="preserve"> doi:10.1177/0309132507077082</w:t>
        </w:r>
      </w:hyperlink>
      <w:r w:rsidR="00A777F1" w:rsidRPr="00FD7E02">
        <w:rPr>
          <w:rFonts w:asciiTheme="majorBidi" w:eastAsia="Times New Roman" w:hAnsiTheme="majorBidi" w:cstheme="majorBidi"/>
          <w:sz w:val="21"/>
          <w:szCs w:val="21"/>
          <w:shd w:val="clear" w:color="auto" w:fill="FFFFFF"/>
        </w:rPr>
        <w:t xml:space="preserve">. </w:t>
      </w:r>
    </w:p>
    <w:p w14:paraId="29F124EE" w14:textId="6EFB77CF" w:rsidR="00EE29D3" w:rsidRPr="00FD7E02" w:rsidRDefault="007B4A74" w:rsidP="00B65F62">
      <w:pPr>
        <w:spacing w:line="480" w:lineRule="auto"/>
        <w:ind w:left="720" w:hanging="720"/>
        <w:rPr>
          <w:rFonts w:asciiTheme="majorBidi" w:eastAsia="Times New Roman" w:hAnsiTheme="majorBidi" w:cstheme="majorBidi"/>
          <w:sz w:val="21"/>
          <w:szCs w:val="21"/>
          <w:shd w:val="clear" w:color="auto" w:fill="FFFFFF"/>
        </w:rPr>
      </w:pPr>
      <w:proofErr w:type="spellStart"/>
      <w:r w:rsidRPr="00FD7E02">
        <w:rPr>
          <w:rFonts w:asciiTheme="majorBidi" w:eastAsia="Times New Roman" w:hAnsiTheme="majorBidi" w:cstheme="majorBidi"/>
          <w:sz w:val="21"/>
          <w:szCs w:val="21"/>
          <w:shd w:val="clear" w:color="auto" w:fill="FFFFFF"/>
        </w:rPr>
        <w:t>Mogel</w:t>
      </w:r>
      <w:proofErr w:type="spellEnd"/>
      <w:r w:rsidRPr="00FD7E02">
        <w:rPr>
          <w:rFonts w:asciiTheme="majorBidi" w:eastAsia="Times New Roman" w:hAnsiTheme="majorBidi" w:cstheme="majorBidi"/>
          <w:sz w:val="21"/>
          <w:szCs w:val="21"/>
          <w:shd w:val="clear" w:color="auto" w:fill="FFFFFF"/>
        </w:rPr>
        <w:t xml:space="preserve">, L., &amp; </w:t>
      </w:r>
      <w:proofErr w:type="spellStart"/>
      <w:r w:rsidRPr="00FD7E02">
        <w:rPr>
          <w:rFonts w:asciiTheme="majorBidi" w:eastAsia="Times New Roman" w:hAnsiTheme="majorBidi" w:cstheme="majorBidi"/>
          <w:sz w:val="21"/>
          <w:szCs w:val="21"/>
          <w:shd w:val="clear" w:color="auto" w:fill="FFFFFF"/>
        </w:rPr>
        <w:t>Bhagat</w:t>
      </w:r>
      <w:proofErr w:type="spellEnd"/>
      <w:r w:rsidRPr="00FD7E02">
        <w:rPr>
          <w:rFonts w:asciiTheme="majorBidi" w:eastAsia="Times New Roman" w:hAnsiTheme="majorBidi" w:cstheme="majorBidi"/>
          <w:sz w:val="21"/>
          <w:szCs w:val="21"/>
          <w:shd w:val="clear" w:color="auto" w:fill="FFFFFF"/>
        </w:rPr>
        <w:t xml:space="preserve">, A. (2007). Tactical Cartographies. In </w:t>
      </w:r>
      <w:proofErr w:type="gramStart"/>
      <w:r w:rsidRPr="00FD7E02">
        <w:rPr>
          <w:rFonts w:asciiTheme="majorBidi" w:eastAsia="Times New Roman" w:hAnsiTheme="majorBidi" w:cstheme="majorBidi"/>
          <w:i/>
          <w:iCs/>
          <w:sz w:val="21"/>
          <w:szCs w:val="21"/>
          <w:shd w:val="clear" w:color="auto" w:fill="FFFFFF"/>
        </w:rPr>
        <w:t>An</w:t>
      </w:r>
      <w:proofErr w:type="gramEnd"/>
      <w:r w:rsidRPr="00FD7E02">
        <w:rPr>
          <w:rFonts w:asciiTheme="majorBidi" w:eastAsia="Times New Roman" w:hAnsiTheme="majorBidi" w:cstheme="majorBidi"/>
          <w:i/>
          <w:iCs/>
          <w:sz w:val="21"/>
          <w:szCs w:val="21"/>
          <w:shd w:val="clear" w:color="auto" w:fill="FFFFFF"/>
        </w:rPr>
        <w:t xml:space="preserve"> Atlas of Radical Cartographies</w:t>
      </w:r>
      <w:r w:rsidRPr="00FD7E02">
        <w:rPr>
          <w:rFonts w:asciiTheme="majorBidi" w:eastAsia="Times New Roman" w:hAnsiTheme="majorBidi" w:cstheme="majorBidi"/>
          <w:sz w:val="21"/>
          <w:szCs w:val="21"/>
          <w:shd w:val="clear" w:color="auto" w:fill="FFFFFF"/>
        </w:rPr>
        <w:t xml:space="preserve"> (</w:t>
      </w:r>
      <w:r w:rsidR="00395563" w:rsidRPr="00FD7E02">
        <w:rPr>
          <w:rFonts w:asciiTheme="majorBidi" w:eastAsia="Times New Roman" w:hAnsiTheme="majorBidi" w:cstheme="majorBidi"/>
          <w:sz w:val="21"/>
          <w:szCs w:val="21"/>
          <w:shd w:val="clear" w:color="auto" w:fill="FFFFFF"/>
        </w:rPr>
        <w:t>pp. 28-37</w:t>
      </w:r>
      <w:r w:rsidRPr="00FD7E02">
        <w:rPr>
          <w:rFonts w:asciiTheme="majorBidi" w:eastAsia="Times New Roman" w:hAnsiTheme="majorBidi" w:cstheme="majorBidi"/>
          <w:sz w:val="21"/>
          <w:szCs w:val="21"/>
          <w:shd w:val="clear" w:color="auto" w:fill="FFFFFF"/>
        </w:rPr>
        <w:t>)</w:t>
      </w:r>
      <w:r w:rsidR="00395563" w:rsidRPr="00FD7E02">
        <w:rPr>
          <w:rFonts w:asciiTheme="majorBidi" w:eastAsia="Times New Roman" w:hAnsiTheme="majorBidi" w:cstheme="majorBidi"/>
          <w:sz w:val="21"/>
          <w:szCs w:val="21"/>
          <w:shd w:val="clear" w:color="auto" w:fill="FFFFFF"/>
        </w:rPr>
        <w:t xml:space="preserve">. </w:t>
      </w:r>
      <w:r w:rsidR="00F111B1" w:rsidRPr="00FD7E02">
        <w:rPr>
          <w:rFonts w:asciiTheme="majorBidi" w:eastAsia="Times New Roman" w:hAnsiTheme="majorBidi" w:cstheme="majorBidi"/>
          <w:sz w:val="21"/>
          <w:szCs w:val="21"/>
          <w:shd w:val="clear" w:color="auto" w:fill="FFFFFF"/>
        </w:rPr>
        <w:t xml:space="preserve">Los Angeles, CA: Journal of Aesthetics and Protest. </w:t>
      </w:r>
      <w:r w:rsidR="00395563" w:rsidRPr="00FD7E02">
        <w:rPr>
          <w:rFonts w:asciiTheme="majorBidi" w:eastAsia="Times New Roman" w:hAnsiTheme="majorBidi" w:cstheme="majorBidi"/>
          <w:sz w:val="21"/>
          <w:szCs w:val="21"/>
          <w:shd w:val="clear" w:color="auto" w:fill="FFFFFF"/>
        </w:rPr>
        <w:t xml:space="preserve">Retrieved from </w:t>
      </w:r>
      <w:hyperlink r:id="rId30" w:history="1">
        <w:r w:rsidR="00395563" w:rsidRPr="00FD7E02">
          <w:rPr>
            <w:rStyle w:val="Hyperlink"/>
            <w:rFonts w:asciiTheme="majorBidi" w:eastAsia="Times New Roman" w:hAnsiTheme="majorBidi" w:cstheme="majorBidi"/>
            <w:color w:val="auto"/>
            <w:sz w:val="21"/>
            <w:szCs w:val="21"/>
            <w:shd w:val="clear" w:color="auto" w:fill="FFFFFF"/>
          </w:rPr>
          <w:t>http://cril.mitotedigital.org/sites/default/files/content/iaa_tactical_cartographies.pdf</w:t>
        </w:r>
      </w:hyperlink>
      <w:r w:rsidR="003E4AE9" w:rsidRPr="00FD7E02">
        <w:rPr>
          <w:rFonts w:asciiTheme="majorBidi" w:eastAsia="Times New Roman" w:hAnsiTheme="majorBidi" w:cstheme="majorBidi"/>
          <w:sz w:val="21"/>
          <w:szCs w:val="21"/>
          <w:shd w:val="clear" w:color="auto" w:fill="FFFFFF"/>
        </w:rPr>
        <w:t xml:space="preserve">. </w:t>
      </w:r>
    </w:p>
    <w:p w14:paraId="081962C5" w14:textId="157FA89D" w:rsidR="00EE29D3" w:rsidRPr="00FD7E02" w:rsidRDefault="00EE29D3" w:rsidP="00B65F62">
      <w:pPr>
        <w:spacing w:line="480" w:lineRule="auto"/>
        <w:ind w:left="720" w:hanging="720"/>
        <w:rPr>
          <w:rFonts w:asciiTheme="majorBidi" w:eastAsia="Times New Roman" w:hAnsiTheme="majorBidi" w:cstheme="majorBidi"/>
          <w:sz w:val="21"/>
          <w:szCs w:val="21"/>
          <w:shd w:val="clear" w:color="auto" w:fill="FFFFFF"/>
        </w:rPr>
      </w:pPr>
      <w:r w:rsidRPr="00FD7E02">
        <w:rPr>
          <w:rFonts w:asciiTheme="majorBidi" w:eastAsia="Times New Roman" w:hAnsiTheme="majorBidi" w:cstheme="majorBidi"/>
          <w:sz w:val="21"/>
          <w:szCs w:val="21"/>
        </w:rPr>
        <w:lastRenderedPageBreak/>
        <w:t xml:space="preserve">New York Civil Liberties Union. (1998). NYC Surveillance Camera Project. </w:t>
      </w:r>
      <w:hyperlink r:id="rId31" w:history="1">
        <w:r w:rsidRPr="00FD7E02">
          <w:rPr>
            <w:rStyle w:val="Hyperlink"/>
            <w:rFonts w:asciiTheme="majorBidi" w:eastAsia="Times New Roman" w:hAnsiTheme="majorBidi" w:cstheme="majorBidi"/>
            <w:color w:val="auto"/>
            <w:sz w:val="21"/>
            <w:szCs w:val="21"/>
          </w:rPr>
          <w:t>http://www.mediaeater.com/cameras/</w:t>
        </w:r>
      </w:hyperlink>
      <w:r w:rsidRPr="00FD7E02">
        <w:rPr>
          <w:rFonts w:asciiTheme="majorBidi" w:eastAsia="Times New Roman" w:hAnsiTheme="majorBidi" w:cstheme="majorBidi"/>
          <w:sz w:val="21"/>
          <w:szCs w:val="21"/>
        </w:rPr>
        <w:t xml:space="preserve"> (a</w:t>
      </w:r>
      <w:r w:rsidRPr="00FD7E02">
        <w:rPr>
          <w:rFonts w:asciiTheme="majorBidi" w:eastAsia="Times New Roman" w:hAnsiTheme="majorBidi" w:cstheme="majorBidi"/>
          <w:sz w:val="21"/>
          <w:szCs w:val="21"/>
          <w:shd w:val="clear" w:color="auto" w:fill="FFFFFF"/>
        </w:rPr>
        <w:t>ccessed June 1</w:t>
      </w:r>
      <w:r w:rsidRPr="00FD7E02">
        <w:rPr>
          <w:rFonts w:asciiTheme="majorBidi" w:eastAsia="Times New Roman" w:hAnsiTheme="majorBidi" w:cstheme="majorBidi"/>
          <w:sz w:val="21"/>
          <w:szCs w:val="21"/>
          <w:shd w:val="clear" w:color="auto" w:fill="FFFFFF"/>
          <w:vertAlign w:val="superscript"/>
        </w:rPr>
        <w:t>st</w:t>
      </w:r>
      <w:r w:rsidRPr="00FD7E02">
        <w:rPr>
          <w:rFonts w:asciiTheme="majorBidi" w:eastAsia="Times New Roman" w:hAnsiTheme="majorBidi" w:cstheme="majorBidi"/>
          <w:sz w:val="21"/>
          <w:szCs w:val="21"/>
          <w:shd w:val="clear" w:color="auto" w:fill="FFFFFF"/>
        </w:rPr>
        <w:t>, 2018).</w:t>
      </w:r>
    </w:p>
    <w:p w14:paraId="72EB6835" w14:textId="5D7454B8" w:rsidR="00EE29D3" w:rsidRPr="00FD7E02" w:rsidRDefault="00EE29D3" w:rsidP="00B65F62">
      <w:pPr>
        <w:spacing w:line="480" w:lineRule="auto"/>
        <w:ind w:left="720" w:hanging="720"/>
        <w:rPr>
          <w:rFonts w:asciiTheme="majorBidi" w:eastAsia="Times New Roman" w:hAnsiTheme="majorBidi" w:cstheme="majorBidi"/>
          <w:sz w:val="21"/>
          <w:szCs w:val="21"/>
          <w:shd w:val="clear" w:color="auto" w:fill="FFFFFF"/>
        </w:rPr>
      </w:pPr>
      <w:r w:rsidRPr="00FD7E02">
        <w:rPr>
          <w:rFonts w:asciiTheme="majorBidi" w:eastAsia="Times New Roman" w:hAnsiTheme="majorBidi" w:cstheme="majorBidi"/>
          <w:sz w:val="21"/>
          <w:szCs w:val="21"/>
        </w:rPr>
        <w:t xml:space="preserve">NOT BORED! (2000). Surveillance Camera Players. </w:t>
      </w:r>
      <w:hyperlink r:id="rId32" w:history="1">
        <w:r w:rsidRPr="00FD7E02">
          <w:rPr>
            <w:rStyle w:val="Hyperlink"/>
            <w:rFonts w:asciiTheme="majorBidi" w:eastAsia="Times New Roman" w:hAnsiTheme="majorBidi" w:cstheme="majorBidi"/>
            <w:color w:val="auto"/>
            <w:sz w:val="21"/>
            <w:szCs w:val="21"/>
          </w:rPr>
          <w:t>http://www.notbored.org/the-scp.html</w:t>
        </w:r>
      </w:hyperlink>
      <w:r w:rsidRPr="00FD7E02">
        <w:rPr>
          <w:rFonts w:asciiTheme="majorBidi" w:eastAsia="Times New Roman" w:hAnsiTheme="majorBidi" w:cstheme="majorBidi"/>
          <w:sz w:val="21"/>
          <w:szCs w:val="21"/>
        </w:rPr>
        <w:t xml:space="preserve"> (a</w:t>
      </w:r>
      <w:r w:rsidRPr="00FD7E02">
        <w:rPr>
          <w:rFonts w:asciiTheme="majorBidi" w:eastAsia="Times New Roman" w:hAnsiTheme="majorBidi" w:cstheme="majorBidi"/>
          <w:sz w:val="21"/>
          <w:szCs w:val="21"/>
          <w:shd w:val="clear" w:color="auto" w:fill="FFFFFF"/>
        </w:rPr>
        <w:t>ccessed June 1</w:t>
      </w:r>
      <w:r w:rsidRPr="00FD7E02">
        <w:rPr>
          <w:rFonts w:asciiTheme="majorBidi" w:eastAsia="Times New Roman" w:hAnsiTheme="majorBidi" w:cstheme="majorBidi"/>
          <w:sz w:val="21"/>
          <w:szCs w:val="21"/>
          <w:shd w:val="clear" w:color="auto" w:fill="FFFFFF"/>
          <w:vertAlign w:val="superscript"/>
        </w:rPr>
        <w:t>st</w:t>
      </w:r>
      <w:r w:rsidRPr="00FD7E02">
        <w:rPr>
          <w:rFonts w:asciiTheme="majorBidi" w:eastAsia="Times New Roman" w:hAnsiTheme="majorBidi" w:cstheme="majorBidi"/>
          <w:sz w:val="21"/>
          <w:szCs w:val="21"/>
          <w:shd w:val="clear" w:color="auto" w:fill="FFFFFF"/>
        </w:rPr>
        <w:t>, 2018).</w:t>
      </w:r>
    </w:p>
    <w:p w14:paraId="2A6A82B5" w14:textId="52E2EDD6" w:rsidR="00EE29D3" w:rsidRPr="00FD7E02" w:rsidRDefault="00EE29D3" w:rsidP="00B65F62">
      <w:pPr>
        <w:spacing w:line="480" w:lineRule="auto"/>
        <w:ind w:left="720" w:hanging="720"/>
        <w:rPr>
          <w:rFonts w:asciiTheme="majorBidi" w:eastAsia="Times New Roman" w:hAnsiTheme="majorBidi" w:cstheme="majorBidi"/>
          <w:sz w:val="21"/>
          <w:szCs w:val="21"/>
        </w:rPr>
      </w:pPr>
      <w:r w:rsidRPr="00FD7E02">
        <w:rPr>
          <w:rFonts w:asciiTheme="majorBidi" w:eastAsia="Times New Roman" w:hAnsiTheme="majorBidi" w:cstheme="majorBidi"/>
          <w:sz w:val="21"/>
          <w:szCs w:val="21"/>
        </w:rPr>
        <w:t>NYC Department of City Planning (DCP).  Zoning and Land Use Map (</w:t>
      </w:r>
      <w:proofErr w:type="spellStart"/>
      <w:r w:rsidRPr="00FD7E02">
        <w:rPr>
          <w:rFonts w:asciiTheme="majorBidi" w:eastAsia="Times New Roman" w:hAnsiTheme="majorBidi" w:cstheme="majorBidi"/>
          <w:sz w:val="21"/>
          <w:szCs w:val="21"/>
        </w:rPr>
        <w:t>ZoLa</w:t>
      </w:r>
      <w:proofErr w:type="spellEnd"/>
      <w:r w:rsidRPr="00FD7E02">
        <w:rPr>
          <w:rFonts w:asciiTheme="majorBidi" w:eastAsia="Times New Roman" w:hAnsiTheme="majorBidi" w:cstheme="majorBidi"/>
          <w:sz w:val="21"/>
          <w:szCs w:val="21"/>
        </w:rPr>
        <w:t xml:space="preserve">). </w:t>
      </w:r>
      <w:hyperlink r:id="rId33" w:anchor="10.99/40.7428/-73.949" w:history="1">
        <w:r w:rsidRPr="00FD7E02">
          <w:rPr>
            <w:rStyle w:val="Hyperlink"/>
            <w:rFonts w:asciiTheme="majorBidi" w:eastAsia="Times New Roman" w:hAnsiTheme="majorBidi" w:cstheme="majorBidi"/>
            <w:color w:val="auto"/>
            <w:sz w:val="21"/>
            <w:szCs w:val="21"/>
          </w:rPr>
          <w:t>https://zola.planning.nyc.gov/#10.99/40.7428/-73.949</w:t>
        </w:r>
      </w:hyperlink>
      <w:r w:rsidRPr="00FD7E02">
        <w:rPr>
          <w:rFonts w:asciiTheme="majorBidi" w:eastAsia="Times New Roman" w:hAnsiTheme="majorBidi" w:cstheme="majorBidi"/>
          <w:sz w:val="21"/>
          <w:szCs w:val="21"/>
        </w:rPr>
        <w:t xml:space="preserve"> (a</w:t>
      </w:r>
      <w:r w:rsidRPr="00FD7E02">
        <w:rPr>
          <w:rFonts w:asciiTheme="majorBidi" w:eastAsia="Times New Roman" w:hAnsiTheme="majorBidi" w:cstheme="majorBidi"/>
          <w:sz w:val="21"/>
          <w:szCs w:val="21"/>
          <w:shd w:val="clear" w:color="auto" w:fill="FFFFFF"/>
        </w:rPr>
        <w:t>ccessed June 1</w:t>
      </w:r>
      <w:r w:rsidRPr="00FD7E02">
        <w:rPr>
          <w:rFonts w:asciiTheme="majorBidi" w:eastAsia="Times New Roman" w:hAnsiTheme="majorBidi" w:cstheme="majorBidi"/>
          <w:sz w:val="21"/>
          <w:szCs w:val="21"/>
          <w:shd w:val="clear" w:color="auto" w:fill="FFFFFF"/>
          <w:vertAlign w:val="superscript"/>
        </w:rPr>
        <w:t>st</w:t>
      </w:r>
      <w:r w:rsidRPr="00FD7E02">
        <w:rPr>
          <w:rFonts w:asciiTheme="majorBidi" w:eastAsia="Times New Roman" w:hAnsiTheme="majorBidi" w:cstheme="majorBidi"/>
          <w:sz w:val="21"/>
          <w:szCs w:val="21"/>
          <w:shd w:val="clear" w:color="auto" w:fill="FFFFFF"/>
        </w:rPr>
        <w:t>, 2018).</w:t>
      </w:r>
    </w:p>
    <w:p w14:paraId="7C00DD58" w14:textId="66CB0029" w:rsidR="00EE29D3" w:rsidRPr="00FD7E02" w:rsidRDefault="00EE29D3" w:rsidP="00B65F62">
      <w:pPr>
        <w:spacing w:line="480" w:lineRule="auto"/>
        <w:ind w:left="720" w:hanging="720"/>
        <w:rPr>
          <w:rFonts w:asciiTheme="majorBidi" w:eastAsia="Times New Roman" w:hAnsiTheme="majorBidi" w:cstheme="majorBidi"/>
          <w:sz w:val="21"/>
          <w:szCs w:val="21"/>
          <w:shd w:val="clear" w:color="auto" w:fill="FFFFFF"/>
        </w:rPr>
      </w:pPr>
      <w:r w:rsidRPr="00FD7E02">
        <w:rPr>
          <w:rFonts w:asciiTheme="majorBidi" w:eastAsia="Times New Roman" w:hAnsiTheme="majorBidi" w:cstheme="majorBidi"/>
          <w:sz w:val="21"/>
          <w:szCs w:val="21"/>
          <w:shd w:val="clear" w:color="auto" w:fill="FFFFFF"/>
        </w:rPr>
        <w:t xml:space="preserve">NYC GIS Zoning Features (2018) [shapefile]. Department of City Planning (DCP). </w:t>
      </w:r>
      <w:hyperlink r:id="rId34" w:anchor="metadata" w:history="1">
        <w:r w:rsidRPr="00FD7E02">
          <w:rPr>
            <w:rStyle w:val="Hyperlink"/>
            <w:rFonts w:asciiTheme="majorBidi" w:eastAsia="Times New Roman" w:hAnsiTheme="majorBidi" w:cstheme="majorBidi"/>
            <w:color w:val="auto"/>
            <w:sz w:val="21"/>
            <w:szCs w:val="21"/>
            <w:shd w:val="clear" w:color="auto" w:fill="FFFFFF"/>
          </w:rPr>
          <w:t>https://www1.nyc.gov/site/planning/data-maps/open-data/dwn-gis-zoning.page#metadata</w:t>
        </w:r>
      </w:hyperlink>
      <w:r w:rsidRPr="00FD7E02">
        <w:rPr>
          <w:rFonts w:asciiTheme="majorBidi" w:eastAsia="Times New Roman" w:hAnsiTheme="majorBidi" w:cstheme="majorBidi"/>
          <w:sz w:val="21"/>
          <w:szCs w:val="21"/>
          <w:shd w:val="clear" w:color="auto" w:fill="FFFFFF"/>
        </w:rPr>
        <w:t xml:space="preserve"> </w:t>
      </w:r>
      <w:r w:rsidRPr="00FD7E02">
        <w:rPr>
          <w:rFonts w:asciiTheme="majorBidi" w:eastAsia="Times New Roman" w:hAnsiTheme="majorBidi" w:cstheme="majorBidi"/>
          <w:sz w:val="21"/>
          <w:szCs w:val="21"/>
        </w:rPr>
        <w:t>(a</w:t>
      </w:r>
      <w:r w:rsidRPr="00FD7E02">
        <w:rPr>
          <w:rFonts w:asciiTheme="majorBidi" w:eastAsia="Times New Roman" w:hAnsiTheme="majorBidi" w:cstheme="majorBidi"/>
          <w:sz w:val="21"/>
          <w:szCs w:val="21"/>
          <w:shd w:val="clear" w:color="auto" w:fill="FFFFFF"/>
        </w:rPr>
        <w:t>ccessed June 1</w:t>
      </w:r>
      <w:r w:rsidRPr="00FD7E02">
        <w:rPr>
          <w:rFonts w:asciiTheme="majorBidi" w:eastAsia="Times New Roman" w:hAnsiTheme="majorBidi" w:cstheme="majorBidi"/>
          <w:sz w:val="21"/>
          <w:szCs w:val="21"/>
          <w:shd w:val="clear" w:color="auto" w:fill="FFFFFF"/>
          <w:vertAlign w:val="superscript"/>
        </w:rPr>
        <w:t>st</w:t>
      </w:r>
      <w:r w:rsidRPr="00FD7E02">
        <w:rPr>
          <w:rFonts w:asciiTheme="majorBidi" w:eastAsia="Times New Roman" w:hAnsiTheme="majorBidi" w:cstheme="majorBidi"/>
          <w:sz w:val="21"/>
          <w:szCs w:val="21"/>
          <w:shd w:val="clear" w:color="auto" w:fill="FFFFFF"/>
        </w:rPr>
        <w:t>, 2018).</w:t>
      </w:r>
    </w:p>
    <w:p w14:paraId="19E27712" w14:textId="14D2016F" w:rsidR="003E4AE9" w:rsidRPr="00FD7E02" w:rsidRDefault="00EE29D3" w:rsidP="00B65F62">
      <w:pPr>
        <w:spacing w:line="480" w:lineRule="auto"/>
        <w:ind w:left="720" w:hanging="720"/>
        <w:rPr>
          <w:rFonts w:asciiTheme="majorBidi" w:eastAsia="Times New Roman" w:hAnsiTheme="majorBidi" w:cstheme="majorBidi"/>
          <w:sz w:val="21"/>
          <w:szCs w:val="21"/>
          <w:shd w:val="clear" w:color="auto" w:fill="FFFFFF"/>
        </w:rPr>
      </w:pPr>
      <w:r w:rsidRPr="00FD7E02">
        <w:rPr>
          <w:rFonts w:asciiTheme="majorBidi" w:eastAsia="Times New Roman" w:hAnsiTheme="majorBidi" w:cstheme="majorBidi"/>
          <w:sz w:val="21"/>
          <w:szCs w:val="21"/>
          <w:shd w:val="clear" w:color="auto" w:fill="FFFFFF"/>
        </w:rPr>
        <w:t xml:space="preserve">Parks Properties (2018) [shapefile]. Department of Parks and Recreation (DPR). </w:t>
      </w:r>
      <w:hyperlink r:id="rId35" w:history="1">
        <w:r w:rsidRPr="00FD7E02">
          <w:rPr>
            <w:rStyle w:val="Hyperlink"/>
            <w:rFonts w:asciiTheme="majorBidi" w:eastAsia="Times New Roman" w:hAnsiTheme="majorBidi" w:cstheme="majorBidi"/>
            <w:color w:val="auto"/>
            <w:sz w:val="21"/>
            <w:szCs w:val="21"/>
            <w:shd w:val="clear" w:color="auto" w:fill="FFFFFF"/>
          </w:rPr>
          <w:t>https://data.cityofnewyork.us/City-Government/Parks-Properties/k2ya-ucmv</w:t>
        </w:r>
      </w:hyperlink>
      <w:r w:rsidRPr="00FD7E02">
        <w:rPr>
          <w:rFonts w:asciiTheme="majorBidi" w:eastAsia="Times New Roman" w:hAnsiTheme="majorBidi" w:cstheme="majorBidi"/>
          <w:sz w:val="21"/>
          <w:szCs w:val="21"/>
          <w:shd w:val="clear" w:color="auto" w:fill="FFFFFF"/>
        </w:rPr>
        <w:t xml:space="preserve"> </w:t>
      </w:r>
      <w:r w:rsidRPr="00FD7E02">
        <w:rPr>
          <w:rFonts w:asciiTheme="majorBidi" w:eastAsia="Times New Roman" w:hAnsiTheme="majorBidi" w:cstheme="majorBidi"/>
          <w:sz w:val="21"/>
          <w:szCs w:val="21"/>
        </w:rPr>
        <w:t>(a</w:t>
      </w:r>
      <w:r w:rsidRPr="00FD7E02">
        <w:rPr>
          <w:rFonts w:asciiTheme="majorBidi" w:eastAsia="Times New Roman" w:hAnsiTheme="majorBidi" w:cstheme="majorBidi"/>
          <w:sz w:val="21"/>
          <w:szCs w:val="21"/>
          <w:shd w:val="clear" w:color="auto" w:fill="FFFFFF"/>
        </w:rPr>
        <w:t>ccessed June 1</w:t>
      </w:r>
      <w:r w:rsidRPr="00FD7E02">
        <w:rPr>
          <w:rFonts w:asciiTheme="majorBidi" w:eastAsia="Times New Roman" w:hAnsiTheme="majorBidi" w:cstheme="majorBidi"/>
          <w:sz w:val="21"/>
          <w:szCs w:val="21"/>
          <w:shd w:val="clear" w:color="auto" w:fill="FFFFFF"/>
          <w:vertAlign w:val="superscript"/>
        </w:rPr>
        <w:t>st</w:t>
      </w:r>
      <w:r w:rsidRPr="00FD7E02">
        <w:rPr>
          <w:rFonts w:asciiTheme="majorBidi" w:eastAsia="Times New Roman" w:hAnsiTheme="majorBidi" w:cstheme="majorBidi"/>
          <w:sz w:val="21"/>
          <w:szCs w:val="21"/>
          <w:shd w:val="clear" w:color="auto" w:fill="FFFFFF"/>
        </w:rPr>
        <w:t xml:space="preserve">, 2018). </w:t>
      </w:r>
    </w:p>
    <w:p w14:paraId="303B326B" w14:textId="77777777" w:rsidR="003E4AE9" w:rsidRPr="00FD7E02" w:rsidRDefault="00C97E2E" w:rsidP="00B65F62">
      <w:pPr>
        <w:widowControl w:val="0"/>
        <w:autoSpaceDE w:val="0"/>
        <w:autoSpaceDN w:val="0"/>
        <w:adjustRightInd w:val="0"/>
        <w:spacing w:line="480" w:lineRule="auto"/>
        <w:ind w:left="720" w:hanging="720"/>
        <w:rPr>
          <w:rFonts w:asciiTheme="majorBidi" w:hAnsiTheme="majorBidi" w:cstheme="majorBidi"/>
          <w:sz w:val="21"/>
          <w:szCs w:val="21"/>
        </w:rPr>
      </w:pPr>
      <w:proofErr w:type="spellStart"/>
      <w:r w:rsidRPr="00FD7E02">
        <w:rPr>
          <w:rFonts w:asciiTheme="majorBidi" w:eastAsia="Times New Roman" w:hAnsiTheme="majorBidi" w:cstheme="majorBidi"/>
          <w:sz w:val="21"/>
          <w:szCs w:val="21"/>
          <w:shd w:val="clear" w:color="auto" w:fill="FFFFFF"/>
        </w:rPr>
        <w:t>Piza</w:t>
      </w:r>
      <w:proofErr w:type="spellEnd"/>
      <w:r w:rsidRPr="00FD7E02">
        <w:rPr>
          <w:rFonts w:asciiTheme="majorBidi" w:eastAsia="Times New Roman" w:hAnsiTheme="majorBidi" w:cstheme="majorBidi"/>
          <w:sz w:val="21"/>
          <w:szCs w:val="21"/>
          <w:shd w:val="clear" w:color="auto" w:fill="FFFFFF"/>
        </w:rPr>
        <w:t>, E. L., Caplan, J. M., &amp; Kennedy, L. W. (2014). Is the punishment more certain? An analysis of CCTV detections and enforcement. </w:t>
      </w:r>
      <w:r w:rsidRPr="00FD7E02">
        <w:rPr>
          <w:rFonts w:asciiTheme="majorBidi" w:eastAsia="Times New Roman" w:hAnsiTheme="majorBidi" w:cstheme="majorBidi"/>
          <w:i/>
          <w:iCs/>
          <w:sz w:val="21"/>
          <w:szCs w:val="21"/>
          <w:shd w:val="clear" w:color="auto" w:fill="FFFFFF"/>
        </w:rPr>
        <w:t>Justice Quarterly</w:t>
      </w:r>
      <w:r w:rsidRPr="00FD7E02">
        <w:rPr>
          <w:rFonts w:asciiTheme="majorBidi" w:eastAsia="Times New Roman" w:hAnsiTheme="majorBidi" w:cstheme="majorBidi"/>
          <w:sz w:val="21"/>
          <w:szCs w:val="21"/>
          <w:shd w:val="clear" w:color="auto" w:fill="FFFFFF"/>
        </w:rPr>
        <w:t>, </w:t>
      </w:r>
      <w:r w:rsidRPr="00FD7E02">
        <w:rPr>
          <w:rFonts w:asciiTheme="majorBidi" w:eastAsia="Times New Roman" w:hAnsiTheme="majorBidi" w:cstheme="majorBidi"/>
          <w:i/>
          <w:iCs/>
          <w:sz w:val="21"/>
          <w:szCs w:val="21"/>
          <w:shd w:val="clear" w:color="auto" w:fill="FFFFFF"/>
        </w:rPr>
        <w:t>31</w:t>
      </w:r>
      <w:r w:rsidRPr="00FD7E02">
        <w:rPr>
          <w:rFonts w:asciiTheme="majorBidi" w:eastAsia="Times New Roman" w:hAnsiTheme="majorBidi" w:cstheme="majorBidi"/>
          <w:sz w:val="21"/>
          <w:szCs w:val="21"/>
          <w:shd w:val="clear" w:color="auto" w:fill="FFFFFF"/>
        </w:rPr>
        <w:t>(6), 1015-1043.</w:t>
      </w:r>
      <w:r w:rsidR="000C6DCB" w:rsidRPr="00FD7E02">
        <w:rPr>
          <w:rFonts w:asciiTheme="majorBidi" w:eastAsia="Times New Roman" w:hAnsiTheme="majorBidi" w:cstheme="majorBidi"/>
          <w:sz w:val="21"/>
          <w:szCs w:val="21"/>
          <w:shd w:val="clear" w:color="auto" w:fill="FFFFFF"/>
        </w:rPr>
        <w:t xml:space="preserve"> </w:t>
      </w:r>
      <w:hyperlink r:id="rId36" w:history="1">
        <w:r w:rsidR="000753E6" w:rsidRPr="00FD7E02">
          <w:rPr>
            <w:rStyle w:val="Hyperlink"/>
            <w:rFonts w:asciiTheme="majorBidi" w:hAnsiTheme="majorBidi" w:cstheme="majorBidi"/>
            <w:color w:val="auto"/>
            <w:sz w:val="21"/>
            <w:szCs w:val="21"/>
          </w:rPr>
          <w:t>doi:</w:t>
        </w:r>
        <w:r w:rsidR="000C6DCB" w:rsidRPr="00FD7E02">
          <w:rPr>
            <w:rStyle w:val="Hyperlink"/>
            <w:rFonts w:asciiTheme="majorBidi" w:hAnsiTheme="majorBidi" w:cstheme="majorBidi"/>
            <w:color w:val="auto"/>
            <w:sz w:val="21"/>
            <w:szCs w:val="21"/>
          </w:rPr>
          <w:t>10.1080/07418825.2012.723034</w:t>
        </w:r>
      </w:hyperlink>
      <w:r w:rsidR="00C75B90" w:rsidRPr="00FD7E02">
        <w:rPr>
          <w:rFonts w:asciiTheme="majorBidi" w:hAnsiTheme="majorBidi" w:cstheme="majorBidi"/>
          <w:sz w:val="21"/>
          <w:szCs w:val="21"/>
        </w:rPr>
        <w:t>.</w:t>
      </w:r>
    </w:p>
    <w:p w14:paraId="263C3B3C" w14:textId="77777777" w:rsidR="003E4AE9" w:rsidRPr="00FD7E02" w:rsidRDefault="00B73A65" w:rsidP="00B65F62">
      <w:pPr>
        <w:widowControl w:val="0"/>
        <w:autoSpaceDE w:val="0"/>
        <w:autoSpaceDN w:val="0"/>
        <w:adjustRightInd w:val="0"/>
        <w:spacing w:line="480" w:lineRule="auto"/>
        <w:ind w:left="720" w:hanging="720"/>
        <w:rPr>
          <w:rFonts w:asciiTheme="majorBidi" w:hAnsiTheme="majorBidi" w:cstheme="majorBidi"/>
          <w:sz w:val="21"/>
          <w:szCs w:val="21"/>
        </w:rPr>
      </w:pPr>
      <w:proofErr w:type="spellStart"/>
      <w:r w:rsidRPr="00FD7E02">
        <w:rPr>
          <w:rFonts w:asciiTheme="majorBidi" w:eastAsia="Times New Roman" w:hAnsiTheme="majorBidi" w:cstheme="majorBidi"/>
          <w:sz w:val="21"/>
          <w:szCs w:val="21"/>
          <w:shd w:val="clear" w:color="auto" w:fill="FFFFFF"/>
        </w:rPr>
        <w:t>Ratcliffe</w:t>
      </w:r>
      <w:proofErr w:type="spellEnd"/>
      <w:r w:rsidRPr="00FD7E02">
        <w:rPr>
          <w:rFonts w:asciiTheme="majorBidi" w:eastAsia="Times New Roman" w:hAnsiTheme="majorBidi" w:cstheme="majorBidi"/>
          <w:sz w:val="21"/>
          <w:szCs w:val="21"/>
          <w:shd w:val="clear" w:color="auto" w:fill="FFFFFF"/>
        </w:rPr>
        <w:t>, J. H., Taniguchi, T., &amp; Taylor, R. B. (2009). The crime reduction effects of public CCTV cameras: a multi</w:t>
      </w:r>
      <w:r w:rsidRPr="00FD7E02">
        <w:rPr>
          <w:rFonts w:ascii="Calibri" w:eastAsia="Calibri" w:hAnsi="Calibri" w:cs="Calibri"/>
          <w:sz w:val="21"/>
          <w:szCs w:val="21"/>
          <w:shd w:val="clear" w:color="auto" w:fill="FFFFFF"/>
        </w:rPr>
        <w:t>‐</w:t>
      </w:r>
      <w:r w:rsidRPr="00FD7E02">
        <w:rPr>
          <w:rFonts w:asciiTheme="majorBidi" w:eastAsia="Times New Roman" w:hAnsiTheme="majorBidi" w:cstheme="majorBidi"/>
          <w:sz w:val="21"/>
          <w:szCs w:val="21"/>
          <w:shd w:val="clear" w:color="auto" w:fill="FFFFFF"/>
        </w:rPr>
        <w:t>method spatial approach. </w:t>
      </w:r>
      <w:r w:rsidRPr="00FD7E02">
        <w:rPr>
          <w:rFonts w:asciiTheme="majorBidi" w:eastAsia="Times New Roman" w:hAnsiTheme="majorBidi" w:cstheme="majorBidi"/>
          <w:i/>
          <w:iCs/>
          <w:sz w:val="21"/>
          <w:szCs w:val="21"/>
          <w:shd w:val="clear" w:color="auto" w:fill="FFFFFF"/>
        </w:rPr>
        <w:t>Justice Quarterly</w:t>
      </w:r>
      <w:r w:rsidRPr="00FD7E02">
        <w:rPr>
          <w:rFonts w:asciiTheme="majorBidi" w:eastAsia="Times New Roman" w:hAnsiTheme="majorBidi" w:cstheme="majorBidi"/>
          <w:sz w:val="21"/>
          <w:szCs w:val="21"/>
          <w:shd w:val="clear" w:color="auto" w:fill="FFFFFF"/>
        </w:rPr>
        <w:t>, </w:t>
      </w:r>
      <w:r w:rsidRPr="00FD7E02">
        <w:rPr>
          <w:rFonts w:asciiTheme="majorBidi" w:eastAsia="Times New Roman" w:hAnsiTheme="majorBidi" w:cstheme="majorBidi"/>
          <w:i/>
          <w:iCs/>
          <w:sz w:val="21"/>
          <w:szCs w:val="21"/>
          <w:shd w:val="clear" w:color="auto" w:fill="FFFFFF"/>
        </w:rPr>
        <w:t>26</w:t>
      </w:r>
      <w:r w:rsidRPr="00FD7E02">
        <w:rPr>
          <w:rFonts w:asciiTheme="majorBidi" w:eastAsia="Times New Roman" w:hAnsiTheme="majorBidi" w:cstheme="majorBidi"/>
          <w:sz w:val="21"/>
          <w:szCs w:val="21"/>
          <w:shd w:val="clear" w:color="auto" w:fill="FFFFFF"/>
        </w:rPr>
        <w:t>(4), 746-770.</w:t>
      </w:r>
      <w:r w:rsidR="000753E6" w:rsidRPr="00FD7E02">
        <w:rPr>
          <w:rFonts w:asciiTheme="majorBidi" w:eastAsia="Times New Roman" w:hAnsiTheme="majorBidi" w:cstheme="majorBidi"/>
          <w:sz w:val="21"/>
          <w:szCs w:val="21"/>
          <w:shd w:val="clear" w:color="auto" w:fill="FFFFFF"/>
        </w:rPr>
        <w:t xml:space="preserve"> </w:t>
      </w:r>
      <w:hyperlink r:id="rId37" w:history="1">
        <w:r w:rsidR="003E4AE9" w:rsidRPr="00FD7E02">
          <w:rPr>
            <w:rStyle w:val="Hyperlink"/>
            <w:rFonts w:asciiTheme="majorBidi" w:eastAsia="Times New Roman" w:hAnsiTheme="majorBidi" w:cstheme="majorBidi"/>
            <w:color w:val="auto"/>
            <w:sz w:val="21"/>
            <w:szCs w:val="21"/>
            <w:shd w:val="clear" w:color="auto" w:fill="FFFFFF"/>
          </w:rPr>
          <w:t>doi:</w:t>
        </w:r>
        <w:r w:rsidR="003E4AE9" w:rsidRPr="00FD7E02">
          <w:rPr>
            <w:rStyle w:val="Hyperlink"/>
            <w:rFonts w:asciiTheme="majorBidi" w:hAnsiTheme="majorBidi" w:cstheme="majorBidi"/>
            <w:color w:val="auto"/>
            <w:sz w:val="21"/>
            <w:szCs w:val="21"/>
          </w:rPr>
          <w:t>10.1080/07418820902873852</w:t>
        </w:r>
      </w:hyperlink>
      <w:r w:rsidR="003E4AE9" w:rsidRPr="00FD7E02">
        <w:rPr>
          <w:rFonts w:asciiTheme="majorBidi" w:eastAsia="Times New Roman" w:hAnsiTheme="majorBidi" w:cstheme="majorBidi"/>
          <w:sz w:val="21"/>
          <w:szCs w:val="21"/>
          <w:shd w:val="clear" w:color="auto" w:fill="FFFFFF"/>
        </w:rPr>
        <w:t>.</w:t>
      </w:r>
    </w:p>
    <w:p w14:paraId="0A590AB0" w14:textId="5277E6BF" w:rsidR="004659B6" w:rsidRPr="00FD7E02" w:rsidRDefault="00504B2F" w:rsidP="00B65F62">
      <w:pPr>
        <w:widowControl w:val="0"/>
        <w:autoSpaceDE w:val="0"/>
        <w:autoSpaceDN w:val="0"/>
        <w:adjustRightInd w:val="0"/>
        <w:spacing w:line="480" w:lineRule="auto"/>
        <w:ind w:left="720" w:hanging="720"/>
        <w:rPr>
          <w:rFonts w:asciiTheme="majorBidi" w:eastAsia="Times New Roman" w:hAnsiTheme="majorBidi" w:cstheme="majorBidi"/>
          <w:sz w:val="21"/>
          <w:szCs w:val="21"/>
          <w:shd w:val="clear" w:color="auto" w:fill="FFFFFF"/>
        </w:rPr>
      </w:pPr>
      <w:r w:rsidRPr="00FD7E02">
        <w:rPr>
          <w:rFonts w:asciiTheme="majorBidi" w:eastAsia="Times New Roman" w:hAnsiTheme="majorBidi" w:cstheme="majorBidi"/>
          <w:sz w:val="21"/>
          <w:szCs w:val="21"/>
          <w:shd w:val="clear" w:color="auto" w:fill="FFFFFF"/>
        </w:rPr>
        <w:t>Subway Lines (</w:t>
      </w:r>
      <w:r w:rsidR="004659B6" w:rsidRPr="00FD7E02">
        <w:rPr>
          <w:rFonts w:asciiTheme="majorBidi" w:eastAsia="Times New Roman" w:hAnsiTheme="majorBidi" w:cstheme="majorBidi"/>
          <w:sz w:val="21"/>
          <w:szCs w:val="21"/>
          <w:shd w:val="clear" w:color="auto" w:fill="FFFFFF"/>
        </w:rPr>
        <w:t>2017</w:t>
      </w:r>
      <w:r w:rsidRPr="00FD7E02">
        <w:rPr>
          <w:rFonts w:asciiTheme="majorBidi" w:eastAsia="Times New Roman" w:hAnsiTheme="majorBidi" w:cstheme="majorBidi"/>
          <w:sz w:val="21"/>
          <w:szCs w:val="21"/>
          <w:shd w:val="clear" w:color="auto" w:fill="FFFFFF"/>
        </w:rPr>
        <w:t>) [</w:t>
      </w:r>
      <w:r w:rsidR="004659B6" w:rsidRPr="00FD7E02">
        <w:rPr>
          <w:rFonts w:asciiTheme="majorBidi" w:eastAsia="Times New Roman" w:hAnsiTheme="majorBidi" w:cstheme="majorBidi"/>
          <w:sz w:val="21"/>
          <w:szCs w:val="21"/>
          <w:shd w:val="clear" w:color="auto" w:fill="FFFFFF"/>
        </w:rPr>
        <w:t>shapefile</w:t>
      </w:r>
      <w:r w:rsidRPr="00FD7E02">
        <w:rPr>
          <w:rFonts w:asciiTheme="majorBidi" w:eastAsia="Times New Roman" w:hAnsiTheme="majorBidi" w:cstheme="majorBidi"/>
          <w:sz w:val="21"/>
          <w:szCs w:val="21"/>
          <w:shd w:val="clear" w:color="auto" w:fill="FFFFFF"/>
        </w:rPr>
        <w:t>].</w:t>
      </w:r>
      <w:r w:rsidR="004659B6" w:rsidRPr="00FD7E02">
        <w:rPr>
          <w:rFonts w:asciiTheme="majorBidi" w:eastAsia="Times New Roman" w:hAnsiTheme="majorBidi" w:cstheme="majorBidi"/>
          <w:sz w:val="21"/>
          <w:szCs w:val="21"/>
          <w:shd w:val="clear" w:color="auto" w:fill="FFFFFF"/>
        </w:rPr>
        <w:t xml:space="preserve"> Metropolitan Transportation Authority (MTA).</w:t>
      </w:r>
      <w:r w:rsidR="00BF7C00" w:rsidRPr="00FD7E02">
        <w:rPr>
          <w:rFonts w:asciiTheme="majorBidi" w:eastAsia="Times New Roman" w:hAnsiTheme="majorBidi" w:cstheme="majorBidi"/>
          <w:sz w:val="21"/>
          <w:szCs w:val="21"/>
          <w:shd w:val="clear" w:color="auto" w:fill="FFFFFF"/>
        </w:rPr>
        <w:t xml:space="preserve"> </w:t>
      </w:r>
      <w:hyperlink r:id="rId38" w:history="1">
        <w:r w:rsidR="004659B6" w:rsidRPr="00FD7E02">
          <w:rPr>
            <w:rStyle w:val="Hyperlink"/>
            <w:rFonts w:asciiTheme="majorBidi" w:eastAsia="Times New Roman" w:hAnsiTheme="majorBidi" w:cstheme="majorBidi"/>
            <w:color w:val="auto"/>
            <w:sz w:val="21"/>
            <w:szCs w:val="21"/>
            <w:shd w:val="clear" w:color="auto" w:fill="FFFFFF"/>
          </w:rPr>
          <w:t>https://data.cityofnewyork.us/Transportation/Subway-Lines/3qz8-muuu</w:t>
        </w:r>
      </w:hyperlink>
      <w:r w:rsidR="003B0D6A" w:rsidRPr="00FD7E02">
        <w:rPr>
          <w:rFonts w:asciiTheme="majorBidi" w:eastAsia="Times New Roman" w:hAnsiTheme="majorBidi" w:cstheme="majorBidi"/>
          <w:sz w:val="21"/>
          <w:szCs w:val="21"/>
          <w:shd w:val="clear" w:color="auto" w:fill="FFFFFF"/>
        </w:rPr>
        <w:t xml:space="preserve"> </w:t>
      </w:r>
      <w:r w:rsidR="003B0D6A" w:rsidRPr="00FD7E02">
        <w:rPr>
          <w:rFonts w:asciiTheme="majorBidi" w:eastAsia="Times New Roman" w:hAnsiTheme="majorBidi" w:cstheme="majorBidi"/>
          <w:sz w:val="21"/>
          <w:szCs w:val="21"/>
        </w:rPr>
        <w:t>(a</w:t>
      </w:r>
      <w:r w:rsidR="003B0D6A" w:rsidRPr="00FD7E02">
        <w:rPr>
          <w:rFonts w:asciiTheme="majorBidi" w:eastAsia="Times New Roman" w:hAnsiTheme="majorBidi" w:cstheme="majorBidi"/>
          <w:sz w:val="21"/>
          <w:szCs w:val="21"/>
          <w:shd w:val="clear" w:color="auto" w:fill="FFFFFF"/>
        </w:rPr>
        <w:t>ccessed June 1</w:t>
      </w:r>
      <w:r w:rsidR="003B0D6A" w:rsidRPr="00FD7E02">
        <w:rPr>
          <w:rFonts w:asciiTheme="majorBidi" w:eastAsia="Times New Roman" w:hAnsiTheme="majorBidi" w:cstheme="majorBidi"/>
          <w:sz w:val="21"/>
          <w:szCs w:val="21"/>
          <w:shd w:val="clear" w:color="auto" w:fill="FFFFFF"/>
          <w:vertAlign w:val="superscript"/>
        </w:rPr>
        <w:t>st</w:t>
      </w:r>
      <w:r w:rsidR="003B0D6A" w:rsidRPr="00FD7E02">
        <w:rPr>
          <w:rFonts w:asciiTheme="majorBidi" w:eastAsia="Times New Roman" w:hAnsiTheme="majorBidi" w:cstheme="majorBidi"/>
          <w:sz w:val="21"/>
          <w:szCs w:val="21"/>
          <w:shd w:val="clear" w:color="auto" w:fill="FFFFFF"/>
        </w:rPr>
        <w:t>, 2018).</w:t>
      </w:r>
      <w:r w:rsidR="004659B6" w:rsidRPr="00FD7E02">
        <w:rPr>
          <w:rFonts w:asciiTheme="majorBidi" w:eastAsia="Times New Roman" w:hAnsiTheme="majorBidi" w:cstheme="majorBidi"/>
          <w:sz w:val="21"/>
          <w:szCs w:val="21"/>
          <w:shd w:val="clear" w:color="auto" w:fill="FFFFFF"/>
        </w:rPr>
        <w:t xml:space="preserve"> </w:t>
      </w:r>
    </w:p>
    <w:p w14:paraId="68187BC5" w14:textId="1269E85C" w:rsidR="006B7C22" w:rsidRPr="00FD7E02" w:rsidRDefault="00EE29D3" w:rsidP="00B65F62">
      <w:pPr>
        <w:widowControl w:val="0"/>
        <w:autoSpaceDE w:val="0"/>
        <w:autoSpaceDN w:val="0"/>
        <w:adjustRightInd w:val="0"/>
        <w:spacing w:line="480" w:lineRule="auto"/>
        <w:ind w:left="720" w:hanging="720"/>
        <w:rPr>
          <w:rFonts w:asciiTheme="majorBidi" w:hAnsiTheme="majorBidi" w:cstheme="majorBidi"/>
          <w:sz w:val="21"/>
          <w:szCs w:val="21"/>
        </w:rPr>
      </w:pPr>
      <w:proofErr w:type="spellStart"/>
      <w:r w:rsidRPr="00FD7E02">
        <w:rPr>
          <w:rFonts w:asciiTheme="majorBidi" w:eastAsia="Times New Roman" w:hAnsiTheme="majorBidi" w:cstheme="majorBidi"/>
          <w:sz w:val="21"/>
          <w:szCs w:val="21"/>
          <w:shd w:val="clear" w:color="auto" w:fill="FFFFFF"/>
        </w:rPr>
        <w:t>Sutrop</w:t>
      </w:r>
      <w:proofErr w:type="spellEnd"/>
      <w:r w:rsidRPr="00FD7E02">
        <w:rPr>
          <w:rFonts w:asciiTheme="majorBidi" w:eastAsia="Times New Roman" w:hAnsiTheme="majorBidi" w:cstheme="majorBidi"/>
          <w:sz w:val="21"/>
          <w:szCs w:val="21"/>
          <w:shd w:val="clear" w:color="auto" w:fill="FFFFFF"/>
        </w:rPr>
        <w:t xml:space="preserve">, M., &amp; </w:t>
      </w:r>
      <w:proofErr w:type="spellStart"/>
      <w:r w:rsidRPr="00FD7E02">
        <w:rPr>
          <w:rFonts w:asciiTheme="majorBidi" w:eastAsia="Times New Roman" w:hAnsiTheme="majorBidi" w:cstheme="majorBidi"/>
          <w:sz w:val="21"/>
          <w:szCs w:val="21"/>
          <w:shd w:val="clear" w:color="auto" w:fill="FFFFFF"/>
        </w:rPr>
        <w:t>Laas</w:t>
      </w:r>
      <w:r w:rsidRPr="00FD7E02">
        <w:rPr>
          <w:rFonts w:ascii="Calibri" w:eastAsia="Calibri" w:hAnsi="Calibri" w:cs="Calibri"/>
          <w:sz w:val="21"/>
          <w:szCs w:val="21"/>
          <w:shd w:val="clear" w:color="auto" w:fill="FFFFFF"/>
        </w:rPr>
        <w:t>‐</w:t>
      </w:r>
      <w:r w:rsidRPr="00FD7E02">
        <w:rPr>
          <w:rFonts w:asciiTheme="majorBidi" w:eastAsia="Times New Roman" w:hAnsiTheme="majorBidi" w:cstheme="majorBidi"/>
          <w:sz w:val="21"/>
          <w:szCs w:val="21"/>
          <w:shd w:val="clear" w:color="auto" w:fill="FFFFFF"/>
        </w:rPr>
        <w:t>Mikko</w:t>
      </w:r>
      <w:proofErr w:type="spellEnd"/>
      <w:r w:rsidRPr="00FD7E02">
        <w:rPr>
          <w:rFonts w:asciiTheme="majorBidi" w:eastAsia="Times New Roman" w:hAnsiTheme="majorBidi" w:cstheme="majorBidi"/>
          <w:sz w:val="21"/>
          <w:szCs w:val="21"/>
          <w:shd w:val="clear" w:color="auto" w:fill="FFFFFF"/>
        </w:rPr>
        <w:t>, K. (2012). From identity verification to behavior prediction: Ethical implications of second generation biometrics. </w:t>
      </w:r>
      <w:r w:rsidRPr="00FD7E02">
        <w:rPr>
          <w:rFonts w:asciiTheme="majorBidi" w:eastAsia="Times New Roman" w:hAnsiTheme="majorBidi" w:cstheme="majorBidi"/>
          <w:i/>
          <w:iCs/>
          <w:sz w:val="21"/>
          <w:szCs w:val="21"/>
          <w:shd w:val="clear" w:color="auto" w:fill="FFFFFF"/>
        </w:rPr>
        <w:t>Review of policy research</w:t>
      </w:r>
      <w:r w:rsidRPr="00FD7E02">
        <w:rPr>
          <w:rFonts w:asciiTheme="majorBidi" w:eastAsia="Times New Roman" w:hAnsiTheme="majorBidi" w:cstheme="majorBidi"/>
          <w:sz w:val="21"/>
          <w:szCs w:val="21"/>
          <w:shd w:val="clear" w:color="auto" w:fill="FFFFFF"/>
        </w:rPr>
        <w:t>, </w:t>
      </w:r>
      <w:r w:rsidRPr="00FD7E02">
        <w:rPr>
          <w:rFonts w:asciiTheme="majorBidi" w:eastAsia="Times New Roman" w:hAnsiTheme="majorBidi" w:cstheme="majorBidi"/>
          <w:i/>
          <w:iCs/>
          <w:sz w:val="21"/>
          <w:szCs w:val="21"/>
          <w:shd w:val="clear" w:color="auto" w:fill="FFFFFF"/>
        </w:rPr>
        <w:t>29</w:t>
      </w:r>
      <w:r w:rsidRPr="00FD7E02">
        <w:rPr>
          <w:rFonts w:asciiTheme="majorBidi" w:eastAsia="Times New Roman" w:hAnsiTheme="majorBidi" w:cstheme="majorBidi"/>
          <w:sz w:val="21"/>
          <w:szCs w:val="21"/>
          <w:shd w:val="clear" w:color="auto" w:fill="FFFFFF"/>
        </w:rPr>
        <w:t xml:space="preserve">(1), 21-36. </w:t>
      </w:r>
      <w:r w:rsidR="005D4A4A" w:rsidRPr="00FD7E02">
        <w:rPr>
          <w:rFonts w:asciiTheme="majorBidi" w:eastAsia="Times New Roman" w:hAnsiTheme="majorBidi" w:cstheme="majorBidi"/>
          <w:sz w:val="21"/>
          <w:szCs w:val="21"/>
          <w:shd w:val="clear" w:color="auto" w:fill="FFFFFF"/>
        </w:rPr>
        <w:t>Retrieved</w:t>
      </w:r>
      <w:r w:rsidRPr="00FD7E02">
        <w:rPr>
          <w:rFonts w:asciiTheme="majorBidi" w:eastAsia="Times New Roman" w:hAnsiTheme="majorBidi" w:cstheme="majorBidi"/>
          <w:sz w:val="21"/>
          <w:szCs w:val="21"/>
          <w:shd w:val="clear" w:color="auto" w:fill="FFFFFF"/>
        </w:rPr>
        <w:t xml:space="preserve"> from </w:t>
      </w:r>
      <w:hyperlink r:id="rId39" w:history="1">
        <w:r w:rsidRPr="00FD7E02">
          <w:rPr>
            <w:rStyle w:val="Hyperlink"/>
            <w:rFonts w:asciiTheme="majorBidi" w:eastAsia="Times New Roman" w:hAnsiTheme="majorBidi" w:cstheme="majorBidi"/>
            <w:color w:val="auto"/>
            <w:sz w:val="21"/>
            <w:szCs w:val="21"/>
            <w:shd w:val="clear" w:color="auto" w:fill="FFFFFF"/>
          </w:rPr>
          <w:t>https://onlinelibrary-wiley-com.proxy.wexler.hunter.cuny.edu/doi/epdf/10.1111/j.1541-1338.2011.00536.x</w:t>
        </w:r>
      </w:hyperlink>
      <w:r w:rsidRPr="00FD7E02">
        <w:rPr>
          <w:rFonts w:asciiTheme="majorBidi" w:eastAsia="Times New Roman" w:hAnsiTheme="majorBidi" w:cstheme="majorBidi"/>
          <w:sz w:val="21"/>
          <w:szCs w:val="21"/>
          <w:shd w:val="clear" w:color="auto" w:fill="FFFFFF"/>
        </w:rPr>
        <w:t>.</w:t>
      </w:r>
    </w:p>
    <w:p w14:paraId="62760756" w14:textId="5D8738FC" w:rsidR="00EE29D3" w:rsidRPr="00FD7E02" w:rsidRDefault="004179D9" w:rsidP="00B65F62">
      <w:pPr>
        <w:spacing w:line="480" w:lineRule="auto"/>
        <w:ind w:left="720" w:hanging="720"/>
        <w:rPr>
          <w:rFonts w:asciiTheme="majorBidi" w:eastAsia="Times New Roman" w:hAnsiTheme="majorBidi" w:cstheme="majorBidi"/>
          <w:sz w:val="21"/>
          <w:szCs w:val="21"/>
          <w:shd w:val="clear" w:color="auto" w:fill="FFFFFF"/>
        </w:rPr>
      </w:pPr>
      <w:r w:rsidRPr="00FD7E02">
        <w:rPr>
          <w:rFonts w:asciiTheme="majorBidi" w:eastAsia="Times New Roman" w:hAnsiTheme="majorBidi" w:cstheme="majorBidi"/>
          <w:sz w:val="21"/>
          <w:szCs w:val="21"/>
        </w:rPr>
        <w:t>VideoSurveillance.com</w:t>
      </w:r>
      <w:r w:rsidR="00EE29D3" w:rsidRPr="00FD7E02">
        <w:rPr>
          <w:rFonts w:asciiTheme="majorBidi" w:eastAsia="Times New Roman" w:hAnsiTheme="majorBidi" w:cstheme="majorBidi"/>
          <w:sz w:val="21"/>
          <w:szCs w:val="21"/>
        </w:rPr>
        <w:t xml:space="preserve">. </w:t>
      </w:r>
      <w:proofErr w:type="spellStart"/>
      <w:r w:rsidR="00EE29D3" w:rsidRPr="00FD7E02">
        <w:rPr>
          <w:rFonts w:asciiTheme="majorBidi" w:eastAsia="Times New Roman" w:hAnsiTheme="majorBidi" w:cstheme="majorBidi"/>
          <w:sz w:val="21"/>
          <w:szCs w:val="21"/>
        </w:rPr>
        <w:t>CommunityCam</w:t>
      </w:r>
      <w:proofErr w:type="spellEnd"/>
      <w:r w:rsidR="00EE29D3" w:rsidRPr="00FD7E02">
        <w:rPr>
          <w:rFonts w:asciiTheme="majorBidi" w:eastAsia="Times New Roman" w:hAnsiTheme="majorBidi" w:cstheme="majorBidi"/>
          <w:sz w:val="21"/>
          <w:szCs w:val="21"/>
        </w:rPr>
        <w:t xml:space="preserve">: Mapping Security Cameras for Safe Cities. </w:t>
      </w:r>
      <w:hyperlink r:id="rId40" w:history="1">
        <w:r w:rsidR="00EE29D3" w:rsidRPr="00FD7E02">
          <w:rPr>
            <w:rStyle w:val="Hyperlink"/>
            <w:rFonts w:asciiTheme="majorBidi" w:eastAsia="Times New Roman" w:hAnsiTheme="majorBidi" w:cstheme="majorBidi"/>
            <w:color w:val="auto"/>
            <w:sz w:val="21"/>
            <w:szCs w:val="21"/>
          </w:rPr>
          <w:t>https://www.videosurveillance.com/communitycam/</w:t>
        </w:r>
      </w:hyperlink>
      <w:r w:rsidR="00EE29D3" w:rsidRPr="00FD7E02">
        <w:rPr>
          <w:rFonts w:asciiTheme="majorBidi" w:eastAsia="Times New Roman" w:hAnsiTheme="majorBidi" w:cstheme="majorBidi"/>
          <w:sz w:val="21"/>
          <w:szCs w:val="21"/>
        </w:rPr>
        <w:t xml:space="preserve"> (a</w:t>
      </w:r>
      <w:r w:rsidR="00EE29D3" w:rsidRPr="00FD7E02">
        <w:rPr>
          <w:rFonts w:asciiTheme="majorBidi" w:eastAsia="Times New Roman" w:hAnsiTheme="majorBidi" w:cstheme="majorBidi"/>
          <w:sz w:val="21"/>
          <w:szCs w:val="21"/>
          <w:shd w:val="clear" w:color="auto" w:fill="FFFFFF"/>
        </w:rPr>
        <w:t>ccessed June 1</w:t>
      </w:r>
      <w:r w:rsidR="00EE29D3" w:rsidRPr="00FD7E02">
        <w:rPr>
          <w:rFonts w:asciiTheme="majorBidi" w:eastAsia="Times New Roman" w:hAnsiTheme="majorBidi" w:cstheme="majorBidi"/>
          <w:sz w:val="21"/>
          <w:szCs w:val="21"/>
          <w:shd w:val="clear" w:color="auto" w:fill="FFFFFF"/>
          <w:vertAlign w:val="superscript"/>
        </w:rPr>
        <w:t>st</w:t>
      </w:r>
      <w:r w:rsidR="00EE29D3" w:rsidRPr="00FD7E02">
        <w:rPr>
          <w:rFonts w:asciiTheme="majorBidi" w:eastAsia="Times New Roman" w:hAnsiTheme="majorBidi" w:cstheme="majorBidi"/>
          <w:sz w:val="21"/>
          <w:szCs w:val="21"/>
          <w:shd w:val="clear" w:color="auto" w:fill="FFFFFF"/>
        </w:rPr>
        <w:t>, 2018).</w:t>
      </w:r>
    </w:p>
    <w:p w14:paraId="54F3DC54" w14:textId="2A5873A9" w:rsidR="005E7089" w:rsidRPr="005D4A4A" w:rsidRDefault="00C04194" w:rsidP="00B65F62">
      <w:pPr>
        <w:spacing w:line="480" w:lineRule="auto"/>
        <w:ind w:left="720" w:hanging="720"/>
        <w:rPr>
          <w:rFonts w:asciiTheme="majorBidi" w:eastAsia="Times New Roman" w:hAnsiTheme="majorBidi" w:cstheme="majorBidi"/>
          <w:sz w:val="21"/>
          <w:szCs w:val="21"/>
          <w:shd w:val="clear" w:color="auto" w:fill="FFFFFF"/>
        </w:rPr>
      </w:pPr>
      <w:r w:rsidRPr="00FD7E02">
        <w:rPr>
          <w:rFonts w:asciiTheme="majorBidi" w:eastAsia="Times New Roman" w:hAnsiTheme="majorBidi" w:cstheme="majorBidi"/>
          <w:sz w:val="21"/>
          <w:szCs w:val="21"/>
        </w:rPr>
        <w:t>Vimeo.</w:t>
      </w:r>
      <w:r w:rsidR="006B7C22" w:rsidRPr="00FD7E02">
        <w:rPr>
          <w:rFonts w:asciiTheme="majorBidi" w:eastAsia="Times New Roman" w:hAnsiTheme="majorBidi" w:cstheme="majorBidi"/>
          <w:sz w:val="21"/>
          <w:szCs w:val="21"/>
        </w:rPr>
        <w:t xml:space="preserve"> </w:t>
      </w:r>
      <w:r w:rsidR="006B52FB" w:rsidRPr="00FD7E02">
        <w:rPr>
          <w:rFonts w:asciiTheme="majorBidi" w:eastAsia="Times New Roman" w:hAnsiTheme="majorBidi" w:cstheme="majorBidi"/>
          <w:sz w:val="21"/>
          <w:szCs w:val="21"/>
        </w:rPr>
        <w:t>(</w:t>
      </w:r>
      <w:r w:rsidRPr="00FD7E02">
        <w:rPr>
          <w:rFonts w:asciiTheme="majorBidi" w:eastAsia="Times New Roman" w:hAnsiTheme="majorBidi" w:cstheme="majorBidi"/>
          <w:sz w:val="21"/>
          <w:szCs w:val="21"/>
        </w:rPr>
        <w:t>2009</w:t>
      </w:r>
      <w:r w:rsidR="006B52FB" w:rsidRPr="00FD7E02">
        <w:rPr>
          <w:rFonts w:asciiTheme="majorBidi" w:eastAsia="Times New Roman" w:hAnsiTheme="majorBidi" w:cstheme="majorBidi"/>
          <w:sz w:val="21"/>
          <w:szCs w:val="21"/>
        </w:rPr>
        <w:t>)</w:t>
      </w:r>
      <w:r w:rsidRPr="00FD7E02">
        <w:rPr>
          <w:rFonts w:asciiTheme="majorBidi" w:eastAsia="Times New Roman" w:hAnsiTheme="majorBidi" w:cstheme="majorBidi"/>
          <w:sz w:val="21"/>
          <w:szCs w:val="21"/>
        </w:rPr>
        <w:t xml:space="preserve">. </w:t>
      </w:r>
      <w:proofErr w:type="spellStart"/>
      <w:r w:rsidRPr="00FD7E02">
        <w:rPr>
          <w:rFonts w:asciiTheme="majorBidi" w:eastAsia="Times New Roman" w:hAnsiTheme="majorBidi" w:cstheme="majorBidi"/>
          <w:sz w:val="21"/>
          <w:szCs w:val="21"/>
        </w:rPr>
        <w:t>iSee</w:t>
      </w:r>
      <w:proofErr w:type="spellEnd"/>
      <w:r w:rsidRPr="00FD7E02">
        <w:rPr>
          <w:rFonts w:asciiTheme="majorBidi" w:eastAsia="Times New Roman" w:hAnsiTheme="majorBidi" w:cstheme="majorBidi"/>
          <w:sz w:val="21"/>
          <w:szCs w:val="21"/>
        </w:rPr>
        <w:t xml:space="preserve"> – Institute for Applied Autonomy. </w:t>
      </w:r>
      <w:hyperlink r:id="rId41" w:history="1">
        <w:r w:rsidR="00E666A6" w:rsidRPr="00FD7E02">
          <w:rPr>
            <w:rStyle w:val="Hyperlink"/>
            <w:rFonts w:asciiTheme="majorBidi" w:eastAsia="Times New Roman" w:hAnsiTheme="majorBidi" w:cstheme="majorBidi"/>
            <w:color w:val="auto"/>
            <w:sz w:val="21"/>
            <w:szCs w:val="21"/>
          </w:rPr>
          <w:t>https://vimeo.com/6163268</w:t>
        </w:r>
      </w:hyperlink>
      <w:r w:rsidR="00E666A6" w:rsidRPr="00FD7E02">
        <w:rPr>
          <w:rFonts w:asciiTheme="majorBidi" w:eastAsia="Times New Roman" w:hAnsiTheme="majorBidi" w:cstheme="majorBidi"/>
          <w:sz w:val="21"/>
          <w:szCs w:val="21"/>
        </w:rPr>
        <w:t xml:space="preserve"> </w:t>
      </w:r>
      <w:r w:rsidR="00787F31" w:rsidRPr="00FD7E02">
        <w:rPr>
          <w:rFonts w:asciiTheme="majorBidi" w:eastAsia="Times New Roman" w:hAnsiTheme="majorBidi" w:cstheme="majorBidi"/>
          <w:sz w:val="21"/>
          <w:szCs w:val="21"/>
        </w:rPr>
        <w:t>(a</w:t>
      </w:r>
      <w:r w:rsidR="00787F31" w:rsidRPr="00FD7E02">
        <w:rPr>
          <w:rFonts w:asciiTheme="majorBidi" w:eastAsia="Times New Roman" w:hAnsiTheme="majorBidi" w:cstheme="majorBidi"/>
          <w:sz w:val="21"/>
          <w:szCs w:val="21"/>
          <w:shd w:val="clear" w:color="auto" w:fill="FFFFFF"/>
        </w:rPr>
        <w:t>ccessed June 1</w:t>
      </w:r>
      <w:r w:rsidR="00787F31" w:rsidRPr="00FD7E02">
        <w:rPr>
          <w:rFonts w:asciiTheme="majorBidi" w:eastAsia="Times New Roman" w:hAnsiTheme="majorBidi" w:cstheme="majorBidi"/>
          <w:sz w:val="21"/>
          <w:szCs w:val="21"/>
          <w:shd w:val="clear" w:color="auto" w:fill="FFFFFF"/>
          <w:vertAlign w:val="superscript"/>
        </w:rPr>
        <w:t>st</w:t>
      </w:r>
      <w:r w:rsidR="00787F31" w:rsidRPr="00FD7E02">
        <w:rPr>
          <w:rFonts w:asciiTheme="majorBidi" w:eastAsia="Times New Roman" w:hAnsiTheme="majorBidi" w:cstheme="majorBidi"/>
          <w:sz w:val="21"/>
          <w:szCs w:val="21"/>
          <w:shd w:val="clear" w:color="auto" w:fill="FFFFFF"/>
        </w:rPr>
        <w:t>, 2018).</w:t>
      </w:r>
    </w:p>
    <w:p w14:paraId="65F4EE79" w14:textId="480CC42D" w:rsidR="0020074B" w:rsidRDefault="0020074B" w:rsidP="0020074B">
      <w:pPr>
        <w:rPr>
          <w:rFonts w:asciiTheme="majorBidi" w:eastAsia="Times New Roman" w:hAnsiTheme="majorBidi" w:cstheme="majorBidi"/>
          <w:sz w:val="20"/>
          <w:szCs w:val="20"/>
          <w:shd w:val="clear" w:color="auto" w:fill="FFFFFF"/>
        </w:rPr>
      </w:pPr>
    </w:p>
    <w:p w14:paraId="40E3FD1F" w14:textId="246055FC" w:rsidR="005C46C0" w:rsidRPr="005C46C0" w:rsidRDefault="005C46C0" w:rsidP="005C46C0">
      <w:pPr>
        <w:spacing w:line="276" w:lineRule="auto"/>
        <w:ind w:left="720" w:hanging="720"/>
        <w:rPr>
          <w:rFonts w:asciiTheme="majorBidi" w:eastAsia="Times New Roman" w:hAnsiTheme="majorBidi" w:cstheme="majorBidi"/>
          <w:i/>
          <w:iCs/>
          <w:sz w:val="20"/>
          <w:szCs w:val="20"/>
          <w:shd w:val="clear" w:color="auto" w:fill="FFFFFF"/>
        </w:rPr>
      </w:pPr>
      <w:r>
        <w:rPr>
          <w:rFonts w:asciiTheme="majorBidi" w:eastAsia="Times New Roman" w:hAnsiTheme="majorBidi" w:cstheme="majorBidi"/>
          <w:sz w:val="20"/>
          <w:szCs w:val="20"/>
          <w:shd w:val="clear" w:color="auto" w:fill="FFFFFF"/>
        </w:rPr>
        <w:t xml:space="preserve"> </w:t>
      </w:r>
    </w:p>
    <w:sectPr w:rsidR="005C46C0" w:rsidRPr="005C46C0" w:rsidSect="005100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2593D5" w14:textId="77777777" w:rsidR="009A290B" w:rsidRDefault="009A290B" w:rsidP="00B65F62">
      <w:r>
        <w:separator/>
      </w:r>
    </w:p>
  </w:endnote>
  <w:endnote w:type="continuationSeparator" w:id="0">
    <w:p w14:paraId="6255A75B" w14:textId="77777777" w:rsidR="009A290B" w:rsidRDefault="009A290B" w:rsidP="00B65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278E9A" w14:textId="77777777" w:rsidR="009A290B" w:rsidRDefault="009A290B" w:rsidP="00B65F62">
      <w:r>
        <w:separator/>
      </w:r>
    </w:p>
  </w:footnote>
  <w:footnote w:type="continuationSeparator" w:id="0">
    <w:p w14:paraId="2E96B444" w14:textId="77777777" w:rsidR="009A290B" w:rsidRDefault="009A290B" w:rsidP="00B65F6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7782C"/>
    <w:multiLevelType w:val="multilevel"/>
    <w:tmpl w:val="0C00C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9A55D7"/>
    <w:multiLevelType w:val="hybridMultilevel"/>
    <w:tmpl w:val="81145DB8"/>
    <w:lvl w:ilvl="0" w:tplc="5BA66B1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9B7914"/>
    <w:multiLevelType w:val="hybridMultilevel"/>
    <w:tmpl w:val="6FA444A8"/>
    <w:lvl w:ilvl="0" w:tplc="8F94CC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901D6B"/>
    <w:multiLevelType w:val="hybridMultilevel"/>
    <w:tmpl w:val="F58CA950"/>
    <w:lvl w:ilvl="0" w:tplc="ACF0DE90">
      <w:start w:val="3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624970"/>
    <w:multiLevelType w:val="hybridMultilevel"/>
    <w:tmpl w:val="15F01928"/>
    <w:lvl w:ilvl="0" w:tplc="27985E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9233C0"/>
    <w:multiLevelType w:val="multilevel"/>
    <w:tmpl w:val="2A3A6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2151388"/>
    <w:multiLevelType w:val="hybridMultilevel"/>
    <w:tmpl w:val="CC6E14B4"/>
    <w:lvl w:ilvl="0" w:tplc="197615B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241208"/>
    <w:multiLevelType w:val="multilevel"/>
    <w:tmpl w:val="B2F04BE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3E97191"/>
    <w:multiLevelType w:val="multilevel"/>
    <w:tmpl w:val="13109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9D07E8C"/>
    <w:multiLevelType w:val="multilevel"/>
    <w:tmpl w:val="05108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E26592E"/>
    <w:multiLevelType w:val="hybridMultilevel"/>
    <w:tmpl w:val="963631D6"/>
    <w:lvl w:ilvl="0" w:tplc="8F94CC3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2"/>
  </w:num>
  <w:num w:numId="4">
    <w:abstractNumId w:val="1"/>
  </w:num>
  <w:num w:numId="5">
    <w:abstractNumId w:val="9"/>
  </w:num>
  <w:num w:numId="6">
    <w:abstractNumId w:val="0"/>
  </w:num>
  <w:num w:numId="7">
    <w:abstractNumId w:val="8"/>
  </w:num>
  <w:num w:numId="8">
    <w:abstractNumId w:val="7"/>
  </w:num>
  <w:num w:numId="9">
    <w:abstractNumId w:val="5"/>
  </w:num>
  <w:num w:numId="10">
    <w:abstractNumId w:val="4"/>
  </w:num>
  <w:num w:numId="11">
    <w:abstractNumId w:val="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ada Elgamal">
    <w15:presenceInfo w15:providerId="Windows Live" w15:userId="11881ee2e2ecbd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353"/>
    <w:rsid w:val="00000334"/>
    <w:rsid w:val="00001B34"/>
    <w:rsid w:val="000043A0"/>
    <w:rsid w:val="000048D8"/>
    <w:rsid w:val="00011817"/>
    <w:rsid w:val="00012A11"/>
    <w:rsid w:val="00013BE9"/>
    <w:rsid w:val="0001486B"/>
    <w:rsid w:val="00014C48"/>
    <w:rsid w:val="0002088C"/>
    <w:rsid w:val="00020960"/>
    <w:rsid w:val="0002171F"/>
    <w:rsid w:val="00032E7A"/>
    <w:rsid w:val="0003385B"/>
    <w:rsid w:val="00034262"/>
    <w:rsid w:val="00035DAE"/>
    <w:rsid w:val="00036917"/>
    <w:rsid w:val="00037145"/>
    <w:rsid w:val="00041514"/>
    <w:rsid w:val="00045B99"/>
    <w:rsid w:val="0004621D"/>
    <w:rsid w:val="00046F1B"/>
    <w:rsid w:val="00051AF5"/>
    <w:rsid w:val="0005248B"/>
    <w:rsid w:val="000531FD"/>
    <w:rsid w:val="0005663A"/>
    <w:rsid w:val="0006218E"/>
    <w:rsid w:val="00072087"/>
    <w:rsid w:val="000745D5"/>
    <w:rsid w:val="000753E6"/>
    <w:rsid w:val="000773BF"/>
    <w:rsid w:val="000827D0"/>
    <w:rsid w:val="00091042"/>
    <w:rsid w:val="00091D7B"/>
    <w:rsid w:val="00096E88"/>
    <w:rsid w:val="000A1505"/>
    <w:rsid w:val="000A76E0"/>
    <w:rsid w:val="000B2AFB"/>
    <w:rsid w:val="000B2FBC"/>
    <w:rsid w:val="000B50B6"/>
    <w:rsid w:val="000B6EC7"/>
    <w:rsid w:val="000B729A"/>
    <w:rsid w:val="000C47FF"/>
    <w:rsid w:val="000C6DCB"/>
    <w:rsid w:val="000D32EB"/>
    <w:rsid w:val="000D3DB6"/>
    <w:rsid w:val="000D5903"/>
    <w:rsid w:val="000E0AB9"/>
    <w:rsid w:val="000E0C41"/>
    <w:rsid w:val="000E11B9"/>
    <w:rsid w:val="000E70F2"/>
    <w:rsid w:val="000E7D2C"/>
    <w:rsid w:val="000F17E4"/>
    <w:rsid w:val="00102E34"/>
    <w:rsid w:val="00114805"/>
    <w:rsid w:val="00116E3B"/>
    <w:rsid w:val="00124158"/>
    <w:rsid w:val="00125153"/>
    <w:rsid w:val="00126443"/>
    <w:rsid w:val="001310E1"/>
    <w:rsid w:val="00140978"/>
    <w:rsid w:val="001438EA"/>
    <w:rsid w:val="0014727D"/>
    <w:rsid w:val="001507EE"/>
    <w:rsid w:val="00151A14"/>
    <w:rsid w:val="00155CBC"/>
    <w:rsid w:val="00156501"/>
    <w:rsid w:val="00161B27"/>
    <w:rsid w:val="00166ACA"/>
    <w:rsid w:val="00170328"/>
    <w:rsid w:val="00172D52"/>
    <w:rsid w:val="00176741"/>
    <w:rsid w:val="00177A4B"/>
    <w:rsid w:val="00181FCC"/>
    <w:rsid w:val="00183F65"/>
    <w:rsid w:val="0018583F"/>
    <w:rsid w:val="00191D9F"/>
    <w:rsid w:val="00193DEC"/>
    <w:rsid w:val="00195C96"/>
    <w:rsid w:val="00196484"/>
    <w:rsid w:val="001A44B4"/>
    <w:rsid w:val="001A719A"/>
    <w:rsid w:val="001A7ABA"/>
    <w:rsid w:val="001C38FB"/>
    <w:rsid w:val="001C7C9F"/>
    <w:rsid w:val="001E0644"/>
    <w:rsid w:val="001E3055"/>
    <w:rsid w:val="001E3AB0"/>
    <w:rsid w:val="001E4DD7"/>
    <w:rsid w:val="001E5EC3"/>
    <w:rsid w:val="001F4261"/>
    <w:rsid w:val="001F4F2F"/>
    <w:rsid w:val="001F593F"/>
    <w:rsid w:val="00200417"/>
    <w:rsid w:val="0020074B"/>
    <w:rsid w:val="00201675"/>
    <w:rsid w:val="00203066"/>
    <w:rsid w:val="00210BC7"/>
    <w:rsid w:val="00211F76"/>
    <w:rsid w:val="00212AFF"/>
    <w:rsid w:val="002136C1"/>
    <w:rsid w:val="002174E2"/>
    <w:rsid w:val="00217592"/>
    <w:rsid w:val="00223A3D"/>
    <w:rsid w:val="00224669"/>
    <w:rsid w:val="0023116F"/>
    <w:rsid w:val="00233622"/>
    <w:rsid w:val="00236BD0"/>
    <w:rsid w:val="002439C0"/>
    <w:rsid w:val="00247067"/>
    <w:rsid w:val="002474D6"/>
    <w:rsid w:val="002522FD"/>
    <w:rsid w:val="00252FD6"/>
    <w:rsid w:val="00253539"/>
    <w:rsid w:val="00254A51"/>
    <w:rsid w:val="0025596B"/>
    <w:rsid w:val="00256300"/>
    <w:rsid w:val="002563AA"/>
    <w:rsid w:val="00257253"/>
    <w:rsid w:val="002620D7"/>
    <w:rsid w:val="00265AA0"/>
    <w:rsid w:val="00271C5E"/>
    <w:rsid w:val="00273BCA"/>
    <w:rsid w:val="002806A4"/>
    <w:rsid w:val="00280E58"/>
    <w:rsid w:val="002970A0"/>
    <w:rsid w:val="002979F4"/>
    <w:rsid w:val="002A7248"/>
    <w:rsid w:val="002B1543"/>
    <w:rsid w:val="002B2EF6"/>
    <w:rsid w:val="002B391A"/>
    <w:rsid w:val="002B5706"/>
    <w:rsid w:val="002B6198"/>
    <w:rsid w:val="002C2E09"/>
    <w:rsid w:val="002C3A2A"/>
    <w:rsid w:val="002C7BB5"/>
    <w:rsid w:val="002D66BF"/>
    <w:rsid w:val="002E0994"/>
    <w:rsid w:val="002E3AF9"/>
    <w:rsid w:val="002E4556"/>
    <w:rsid w:val="002E5C3D"/>
    <w:rsid w:val="002F0F1F"/>
    <w:rsid w:val="002F2CB3"/>
    <w:rsid w:val="00300525"/>
    <w:rsid w:val="00301E87"/>
    <w:rsid w:val="00307452"/>
    <w:rsid w:val="003154EF"/>
    <w:rsid w:val="00324564"/>
    <w:rsid w:val="00335470"/>
    <w:rsid w:val="00337551"/>
    <w:rsid w:val="00340C30"/>
    <w:rsid w:val="00342BE9"/>
    <w:rsid w:val="00347813"/>
    <w:rsid w:val="00353505"/>
    <w:rsid w:val="00357CD2"/>
    <w:rsid w:val="00360C10"/>
    <w:rsid w:val="003659D0"/>
    <w:rsid w:val="003703C9"/>
    <w:rsid w:val="00376CEC"/>
    <w:rsid w:val="0038345B"/>
    <w:rsid w:val="003914BD"/>
    <w:rsid w:val="00395563"/>
    <w:rsid w:val="00395BDB"/>
    <w:rsid w:val="003A080E"/>
    <w:rsid w:val="003A4212"/>
    <w:rsid w:val="003A45D4"/>
    <w:rsid w:val="003A6547"/>
    <w:rsid w:val="003B0D6A"/>
    <w:rsid w:val="003B3B97"/>
    <w:rsid w:val="003B5DC1"/>
    <w:rsid w:val="003C1634"/>
    <w:rsid w:val="003C7315"/>
    <w:rsid w:val="003D0D70"/>
    <w:rsid w:val="003D1F41"/>
    <w:rsid w:val="003D598E"/>
    <w:rsid w:val="003D7C12"/>
    <w:rsid w:val="003E176F"/>
    <w:rsid w:val="003E17F1"/>
    <w:rsid w:val="003E4AE9"/>
    <w:rsid w:val="003F28A7"/>
    <w:rsid w:val="003F471C"/>
    <w:rsid w:val="003F6EBA"/>
    <w:rsid w:val="00400808"/>
    <w:rsid w:val="00401D8C"/>
    <w:rsid w:val="004105C0"/>
    <w:rsid w:val="004113F5"/>
    <w:rsid w:val="0041719C"/>
    <w:rsid w:val="00417906"/>
    <w:rsid w:val="004179D9"/>
    <w:rsid w:val="00426F9A"/>
    <w:rsid w:val="00432C21"/>
    <w:rsid w:val="004421DC"/>
    <w:rsid w:val="00447762"/>
    <w:rsid w:val="00450EAF"/>
    <w:rsid w:val="0045115B"/>
    <w:rsid w:val="00452453"/>
    <w:rsid w:val="00454B55"/>
    <w:rsid w:val="00454C00"/>
    <w:rsid w:val="004568C0"/>
    <w:rsid w:val="004576BD"/>
    <w:rsid w:val="00462686"/>
    <w:rsid w:val="00462D6C"/>
    <w:rsid w:val="00464647"/>
    <w:rsid w:val="004659B6"/>
    <w:rsid w:val="004679A0"/>
    <w:rsid w:val="00475DF3"/>
    <w:rsid w:val="0048320A"/>
    <w:rsid w:val="00486490"/>
    <w:rsid w:val="00486497"/>
    <w:rsid w:val="00490A37"/>
    <w:rsid w:val="00490EC0"/>
    <w:rsid w:val="004A2420"/>
    <w:rsid w:val="004A312B"/>
    <w:rsid w:val="004B1D28"/>
    <w:rsid w:val="004B3B35"/>
    <w:rsid w:val="004B4F75"/>
    <w:rsid w:val="004B5B10"/>
    <w:rsid w:val="004B5C94"/>
    <w:rsid w:val="004C112D"/>
    <w:rsid w:val="004C530C"/>
    <w:rsid w:val="004C7C52"/>
    <w:rsid w:val="004D3263"/>
    <w:rsid w:val="004D51C2"/>
    <w:rsid w:val="004D69DE"/>
    <w:rsid w:val="004D7CD9"/>
    <w:rsid w:val="004E1F33"/>
    <w:rsid w:val="004E768C"/>
    <w:rsid w:val="004E7CF7"/>
    <w:rsid w:val="004F1695"/>
    <w:rsid w:val="004F2583"/>
    <w:rsid w:val="004F2D00"/>
    <w:rsid w:val="00502A18"/>
    <w:rsid w:val="005040C8"/>
    <w:rsid w:val="00504B2F"/>
    <w:rsid w:val="00504C40"/>
    <w:rsid w:val="00507126"/>
    <w:rsid w:val="005100BF"/>
    <w:rsid w:val="00521266"/>
    <w:rsid w:val="005228AE"/>
    <w:rsid w:val="00522E37"/>
    <w:rsid w:val="00535E1F"/>
    <w:rsid w:val="00536B47"/>
    <w:rsid w:val="00536E1F"/>
    <w:rsid w:val="005378A7"/>
    <w:rsid w:val="005418E1"/>
    <w:rsid w:val="005421F9"/>
    <w:rsid w:val="00544CC0"/>
    <w:rsid w:val="0054519A"/>
    <w:rsid w:val="005453C7"/>
    <w:rsid w:val="005506DB"/>
    <w:rsid w:val="0055093D"/>
    <w:rsid w:val="00550B10"/>
    <w:rsid w:val="00551A4E"/>
    <w:rsid w:val="0055394E"/>
    <w:rsid w:val="005541A6"/>
    <w:rsid w:val="0055455A"/>
    <w:rsid w:val="00555661"/>
    <w:rsid w:val="00563916"/>
    <w:rsid w:val="00567864"/>
    <w:rsid w:val="0057231E"/>
    <w:rsid w:val="005743CC"/>
    <w:rsid w:val="0057475B"/>
    <w:rsid w:val="00580C23"/>
    <w:rsid w:val="00582530"/>
    <w:rsid w:val="00585A00"/>
    <w:rsid w:val="0058681F"/>
    <w:rsid w:val="005953B3"/>
    <w:rsid w:val="00595584"/>
    <w:rsid w:val="005A7C00"/>
    <w:rsid w:val="005B0011"/>
    <w:rsid w:val="005B2205"/>
    <w:rsid w:val="005B2422"/>
    <w:rsid w:val="005B4939"/>
    <w:rsid w:val="005B6DA2"/>
    <w:rsid w:val="005C41E9"/>
    <w:rsid w:val="005C46C0"/>
    <w:rsid w:val="005D018F"/>
    <w:rsid w:val="005D28FB"/>
    <w:rsid w:val="005D4A4A"/>
    <w:rsid w:val="005D4C5C"/>
    <w:rsid w:val="005D6D33"/>
    <w:rsid w:val="005E01EA"/>
    <w:rsid w:val="005E16A8"/>
    <w:rsid w:val="005E201D"/>
    <w:rsid w:val="005E5C4C"/>
    <w:rsid w:val="005E641C"/>
    <w:rsid w:val="005E7089"/>
    <w:rsid w:val="005F3774"/>
    <w:rsid w:val="005F5D4D"/>
    <w:rsid w:val="00600571"/>
    <w:rsid w:val="006017CF"/>
    <w:rsid w:val="00605159"/>
    <w:rsid w:val="00605F71"/>
    <w:rsid w:val="00611229"/>
    <w:rsid w:val="0061519D"/>
    <w:rsid w:val="00620624"/>
    <w:rsid w:val="00620A26"/>
    <w:rsid w:val="00620A5B"/>
    <w:rsid w:val="00620CB6"/>
    <w:rsid w:val="00621849"/>
    <w:rsid w:val="0062346D"/>
    <w:rsid w:val="00623A49"/>
    <w:rsid w:val="00625E16"/>
    <w:rsid w:val="00630931"/>
    <w:rsid w:val="00652E9D"/>
    <w:rsid w:val="00653D7F"/>
    <w:rsid w:val="00653ECA"/>
    <w:rsid w:val="00654E8A"/>
    <w:rsid w:val="00654F05"/>
    <w:rsid w:val="00663C1B"/>
    <w:rsid w:val="006677A8"/>
    <w:rsid w:val="00674B8B"/>
    <w:rsid w:val="006758DA"/>
    <w:rsid w:val="00675FCD"/>
    <w:rsid w:val="00684814"/>
    <w:rsid w:val="00686565"/>
    <w:rsid w:val="006929B0"/>
    <w:rsid w:val="00692C80"/>
    <w:rsid w:val="006956EA"/>
    <w:rsid w:val="006A37F1"/>
    <w:rsid w:val="006A64D2"/>
    <w:rsid w:val="006A67ED"/>
    <w:rsid w:val="006A689E"/>
    <w:rsid w:val="006A6D8A"/>
    <w:rsid w:val="006B3BE4"/>
    <w:rsid w:val="006B52FB"/>
    <w:rsid w:val="006B7C22"/>
    <w:rsid w:val="006C576B"/>
    <w:rsid w:val="006C6187"/>
    <w:rsid w:val="006C7AF6"/>
    <w:rsid w:val="006D33D4"/>
    <w:rsid w:val="006D3E61"/>
    <w:rsid w:val="006D470F"/>
    <w:rsid w:val="006D4BBB"/>
    <w:rsid w:val="006E0736"/>
    <w:rsid w:val="006E6EAA"/>
    <w:rsid w:val="006F273B"/>
    <w:rsid w:val="007046E3"/>
    <w:rsid w:val="00704B61"/>
    <w:rsid w:val="00707719"/>
    <w:rsid w:val="007100C8"/>
    <w:rsid w:val="007177C8"/>
    <w:rsid w:val="00720EAF"/>
    <w:rsid w:val="00727143"/>
    <w:rsid w:val="007272AF"/>
    <w:rsid w:val="0073450C"/>
    <w:rsid w:val="00735952"/>
    <w:rsid w:val="00743006"/>
    <w:rsid w:val="0074402C"/>
    <w:rsid w:val="0074659E"/>
    <w:rsid w:val="00751B0C"/>
    <w:rsid w:val="00764038"/>
    <w:rsid w:val="007669DC"/>
    <w:rsid w:val="007726DD"/>
    <w:rsid w:val="00772EB5"/>
    <w:rsid w:val="00773CD4"/>
    <w:rsid w:val="007757A9"/>
    <w:rsid w:val="0077615B"/>
    <w:rsid w:val="007822F5"/>
    <w:rsid w:val="007844DB"/>
    <w:rsid w:val="00785554"/>
    <w:rsid w:val="00787F31"/>
    <w:rsid w:val="007931CE"/>
    <w:rsid w:val="00793DD8"/>
    <w:rsid w:val="00793F9B"/>
    <w:rsid w:val="007946B2"/>
    <w:rsid w:val="00794BAC"/>
    <w:rsid w:val="007A24F7"/>
    <w:rsid w:val="007A4BAB"/>
    <w:rsid w:val="007B00CE"/>
    <w:rsid w:val="007B2CD3"/>
    <w:rsid w:val="007B4A74"/>
    <w:rsid w:val="007B4A7C"/>
    <w:rsid w:val="007B7597"/>
    <w:rsid w:val="007C4581"/>
    <w:rsid w:val="007C59CB"/>
    <w:rsid w:val="007C631D"/>
    <w:rsid w:val="007D1B3C"/>
    <w:rsid w:val="007D21E2"/>
    <w:rsid w:val="007D244A"/>
    <w:rsid w:val="007D4FA0"/>
    <w:rsid w:val="007D5CE1"/>
    <w:rsid w:val="007D6B58"/>
    <w:rsid w:val="007E077C"/>
    <w:rsid w:val="007E4535"/>
    <w:rsid w:val="007F5BEA"/>
    <w:rsid w:val="007F6CA3"/>
    <w:rsid w:val="0080067C"/>
    <w:rsid w:val="00801C70"/>
    <w:rsid w:val="0080355B"/>
    <w:rsid w:val="008121AB"/>
    <w:rsid w:val="0081502C"/>
    <w:rsid w:val="008216AD"/>
    <w:rsid w:val="00826D4C"/>
    <w:rsid w:val="00831ACE"/>
    <w:rsid w:val="008365D5"/>
    <w:rsid w:val="00840CB2"/>
    <w:rsid w:val="00842B3E"/>
    <w:rsid w:val="00845C93"/>
    <w:rsid w:val="00846800"/>
    <w:rsid w:val="0085003D"/>
    <w:rsid w:val="00850158"/>
    <w:rsid w:val="008510E8"/>
    <w:rsid w:val="00851EBA"/>
    <w:rsid w:val="00852048"/>
    <w:rsid w:val="00852458"/>
    <w:rsid w:val="00856B06"/>
    <w:rsid w:val="008579F4"/>
    <w:rsid w:val="0086299E"/>
    <w:rsid w:val="00866584"/>
    <w:rsid w:val="00867E6F"/>
    <w:rsid w:val="00873E58"/>
    <w:rsid w:val="00874324"/>
    <w:rsid w:val="00875DA7"/>
    <w:rsid w:val="00881F3E"/>
    <w:rsid w:val="0088389B"/>
    <w:rsid w:val="00884090"/>
    <w:rsid w:val="00891B95"/>
    <w:rsid w:val="00894F46"/>
    <w:rsid w:val="008A184B"/>
    <w:rsid w:val="008A1DAB"/>
    <w:rsid w:val="008A55BF"/>
    <w:rsid w:val="008A5FCC"/>
    <w:rsid w:val="008A62CA"/>
    <w:rsid w:val="008B3F4C"/>
    <w:rsid w:val="008B5948"/>
    <w:rsid w:val="008B74A6"/>
    <w:rsid w:val="008B7F38"/>
    <w:rsid w:val="008C6F4B"/>
    <w:rsid w:val="008C6F95"/>
    <w:rsid w:val="008D3FF3"/>
    <w:rsid w:val="008E24AC"/>
    <w:rsid w:val="008E6DF3"/>
    <w:rsid w:val="008F5F71"/>
    <w:rsid w:val="008F6216"/>
    <w:rsid w:val="0090087C"/>
    <w:rsid w:val="009016EC"/>
    <w:rsid w:val="0090390E"/>
    <w:rsid w:val="009124DF"/>
    <w:rsid w:val="00916691"/>
    <w:rsid w:val="00916AA2"/>
    <w:rsid w:val="00917DCE"/>
    <w:rsid w:val="00921040"/>
    <w:rsid w:val="009218AB"/>
    <w:rsid w:val="009247AF"/>
    <w:rsid w:val="009312C7"/>
    <w:rsid w:val="00936AF7"/>
    <w:rsid w:val="00943D82"/>
    <w:rsid w:val="009541D9"/>
    <w:rsid w:val="00956E30"/>
    <w:rsid w:val="00960A4C"/>
    <w:rsid w:val="00960B2B"/>
    <w:rsid w:val="009641F6"/>
    <w:rsid w:val="00965EF3"/>
    <w:rsid w:val="00967129"/>
    <w:rsid w:val="0096769F"/>
    <w:rsid w:val="0097381C"/>
    <w:rsid w:val="00975984"/>
    <w:rsid w:val="00975DFA"/>
    <w:rsid w:val="009822A2"/>
    <w:rsid w:val="009855FE"/>
    <w:rsid w:val="00987417"/>
    <w:rsid w:val="009900D2"/>
    <w:rsid w:val="0099037B"/>
    <w:rsid w:val="00991AB5"/>
    <w:rsid w:val="00994728"/>
    <w:rsid w:val="0099504D"/>
    <w:rsid w:val="00996DCB"/>
    <w:rsid w:val="009A290B"/>
    <w:rsid w:val="009A3C05"/>
    <w:rsid w:val="009A3E4F"/>
    <w:rsid w:val="009A609F"/>
    <w:rsid w:val="009A6E0A"/>
    <w:rsid w:val="009A77B9"/>
    <w:rsid w:val="009B4574"/>
    <w:rsid w:val="009B63B8"/>
    <w:rsid w:val="009B708B"/>
    <w:rsid w:val="009B726A"/>
    <w:rsid w:val="009D06CE"/>
    <w:rsid w:val="009D11CA"/>
    <w:rsid w:val="009D7425"/>
    <w:rsid w:val="009D7D85"/>
    <w:rsid w:val="009E2EB9"/>
    <w:rsid w:val="009E75F0"/>
    <w:rsid w:val="009F18FA"/>
    <w:rsid w:val="009F1A04"/>
    <w:rsid w:val="009F3D6C"/>
    <w:rsid w:val="009F7471"/>
    <w:rsid w:val="00A00575"/>
    <w:rsid w:val="00A074A8"/>
    <w:rsid w:val="00A07D65"/>
    <w:rsid w:val="00A13531"/>
    <w:rsid w:val="00A14904"/>
    <w:rsid w:val="00A14942"/>
    <w:rsid w:val="00A1568C"/>
    <w:rsid w:val="00A204E4"/>
    <w:rsid w:val="00A25061"/>
    <w:rsid w:val="00A35D51"/>
    <w:rsid w:val="00A42A32"/>
    <w:rsid w:val="00A60BE5"/>
    <w:rsid w:val="00A63B4F"/>
    <w:rsid w:val="00A66C35"/>
    <w:rsid w:val="00A7176C"/>
    <w:rsid w:val="00A73911"/>
    <w:rsid w:val="00A75674"/>
    <w:rsid w:val="00A777F1"/>
    <w:rsid w:val="00A83111"/>
    <w:rsid w:val="00A833E0"/>
    <w:rsid w:val="00A86B23"/>
    <w:rsid w:val="00A93A35"/>
    <w:rsid w:val="00A94F6E"/>
    <w:rsid w:val="00A9565F"/>
    <w:rsid w:val="00A9759E"/>
    <w:rsid w:val="00AA2AE0"/>
    <w:rsid w:val="00AA36FC"/>
    <w:rsid w:val="00AA408F"/>
    <w:rsid w:val="00AB08E2"/>
    <w:rsid w:val="00AB4FAA"/>
    <w:rsid w:val="00AB6447"/>
    <w:rsid w:val="00AB7550"/>
    <w:rsid w:val="00AC2849"/>
    <w:rsid w:val="00AC6F74"/>
    <w:rsid w:val="00AD02EC"/>
    <w:rsid w:val="00AD31CB"/>
    <w:rsid w:val="00AD358B"/>
    <w:rsid w:val="00AD6CE1"/>
    <w:rsid w:val="00AE3064"/>
    <w:rsid w:val="00AE613C"/>
    <w:rsid w:val="00AF07F8"/>
    <w:rsid w:val="00AF0C50"/>
    <w:rsid w:val="00AF2C87"/>
    <w:rsid w:val="00AF31D6"/>
    <w:rsid w:val="00AF6F74"/>
    <w:rsid w:val="00B0219B"/>
    <w:rsid w:val="00B02F51"/>
    <w:rsid w:val="00B061F3"/>
    <w:rsid w:val="00B06238"/>
    <w:rsid w:val="00B10B7C"/>
    <w:rsid w:val="00B1115F"/>
    <w:rsid w:val="00B13645"/>
    <w:rsid w:val="00B22A57"/>
    <w:rsid w:val="00B23FEE"/>
    <w:rsid w:val="00B25773"/>
    <w:rsid w:val="00B2600F"/>
    <w:rsid w:val="00B30959"/>
    <w:rsid w:val="00B3362F"/>
    <w:rsid w:val="00B37AF7"/>
    <w:rsid w:val="00B41768"/>
    <w:rsid w:val="00B42D0C"/>
    <w:rsid w:val="00B43437"/>
    <w:rsid w:val="00B446D4"/>
    <w:rsid w:val="00B46E98"/>
    <w:rsid w:val="00B539D1"/>
    <w:rsid w:val="00B55269"/>
    <w:rsid w:val="00B557D8"/>
    <w:rsid w:val="00B641B1"/>
    <w:rsid w:val="00B65F62"/>
    <w:rsid w:val="00B664B0"/>
    <w:rsid w:val="00B7026C"/>
    <w:rsid w:val="00B716B2"/>
    <w:rsid w:val="00B72A31"/>
    <w:rsid w:val="00B7357D"/>
    <w:rsid w:val="00B73A65"/>
    <w:rsid w:val="00B80754"/>
    <w:rsid w:val="00B86951"/>
    <w:rsid w:val="00B91755"/>
    <w:rsid w:val="00B954A5"/>
    <w:rsid w:val="00B954D7"/>
    <w:rsid w:val="00B96AB0"/>
    <w:rsid w:val="00BA0FA2"/>
    <w:rsid w:val="00BA3205"/>
    <w:rsid w:val="00BA360E"/>
    <w:rsid w:val="00BA3D90"/>
    <w:rsid w:val="00BA70FD"/>
    <w:rsid w:val="00BB5536"/>
    <w:rsid w:val="00BB632E"/>
    <w:rsid w:val="00BD6BEE"/>
    <w:rsid w:val="00BE1AAE"/>
    <w:rsid w:val="00BE6768"/>
    <w:rsid w:val="00BF0379"/>
    <w:rsid w:val="00BF0C41"/>
    <w:rsid w:val="00BF6543"/>
    <w:rsid w:val="00BF7C00"/>
    <w:rsid w:val="00C00DD5"/>
    <w:rsid w:val="00C01070"/>
    <w:rsid w:val="00C03B0C"/>
    <w:rsid w:val="00C04194"/>
    <w:rsid w:val="00C049E7"/>
    <w:rsid w:val="00C079B3"/>
    <w:rsid w:val="00C101E3"/>
    <w:rsid w:val="00C13715"/>
    <w:rsid w:val="00C166B8"/>
    <w:rsid w:val="00C16E6C"/>
    <w:rsid w:val="00C17280"/>
    <w:rsid w:val="00C178D5"/>
    <w:rsid w:val="00C20938"/>
    <w:rsid w:val="00C234F6"/>
    <w:rsid w:val="00C26FCB"/>
    <w:rsid w:val="00C3035D"/>
    <w:rsid w:val="00C318A9"/>
    <w:rsid w:val="00C31972"/>
    <w:rsid w:val="00C40DE5"/>
    <w:rsid w:val="00C427B0"/>
    <w:rsid w:val="00C45061"/>
    <w:rsid w:val="00C61F49"/>
    <w:rsid w:val="00C64C1F"/>
    <w:rsid w:val="00C65E7A"/>
    <w:rsid w:val="00C73881"/>
    <w:rsid w:val="00C75B59"/>
    <w:rsid w:val="00C75B90"/>
    <w:rsid w:val="00C8274C"/>
    <w:rsid w:val="00C85353"/>
    <w:rsid w:val="00C96D30"/>
    <w:rsid w:val="00C97E2E"/>
    <w:rsid w:val="00CA2F01"/>
    <w:rsid w:val="00CA3107"/>
    <w:rsid w:val="00CA3A2C"/>
    <w:rsid w:val="00CA60C9"/>
    <w:rsid w:val="00CA6268"/>
    <w:rsid w:val="00CA7CA8"/>
    <w:rsid w:val="00CB0959"/>
    <w:rsid w:val="00CB3E1D"/>
    <w:rsid w:val="00CB412D"/>
    <w:rsid w:val="00CB4F50"/>
    <w:rsid w:val="00CB588F"/>
    <w:rsid w:val="00CC41B9"/>
    <w:rsid w:val="00CC4660"/>
    <w:rsid w:val="00CC7BDD"/>
    <w:rsid w:val="00CD212B"/>
    <w:rsid w:val="00CD215D"/>
    <w:rsid w:val="00CD3269"/>
    <w:rsid w:val="00CD37A9"/>
    <w:rsid w:val="00CD4409"/>
    <w:rsid w:val="00CD4E2A"/>
    <w:rsid w:val="00CD7629"/>
    <w:rsid w:val="00CE09CB"/>
    <w:rsid w:val="00CE5A84"/>
    <w:rsid w:val="00CF37F2"/>
    <w:rsid w:val="00CF6752"/>
    <w:rsid w:val="00D004ED"/>
    <w:rsid w:val="00D008F7"/>
    <w:rsid w:val="00D0348D"/>
    <w:rsid w:val="00D03A20"/>
    <w:rsid w:val="00D1055F"/>
    <w:rsid w:val="00D16151"/>
    <w:rsid w:val="00D3397B"/>
    <w:rsid w:val="00D347B7"/>
    <w:rsid w:val="00D351E5"/>
    <w:rsid w:val="00D375FE"/>
    <w:rsid w:val="00D407E3"/>
    <w:rsid w:val="00D50A30"/>
    <w:rsid w:val="00D56F17"/>
    <w:rsid w:val="00D61003"/>
    <w:rsid w:val="00D61E5D"/>
    <w:rsid w:val="00D6232D"/>
    <w:rsid w:val="00D62E97"/>
    <w:rsid w:val="00D64D9F"/>
    <w:rsid w:val="00D66E29"/>
    <w:rsid w:val="00D676E9"/>
    <w:rsid w:val="00D73C24"/>
    <w:rsid w:val="00D829D6"/>
    <w:rsid w:val="00D83C0A"/>
    <w:rsid w:val="00D83F28"/>
    <w:rsid w:val="00D869DA"/>
    <w:rsid w:val="00D8760F"/>
    <w:rsid w:val="00D878C1"/>
    <w:rsid w:val="00D9532F"/>
    <w:rsid w:val="00D970F5"/>
    <w:rsid w:val="00DA28AE"/>
    <w:rsid w:val="00DA3FB1"/>
    <w:rsid w:val="00DA4C36"/>
    <w:rsid w:val="00DB2056"/>
    <w:rsid w:val="00DB4C74"/>
    <w:rsid w:val="00DB783E"/>
    <w:rsid w:val="00DC0430"/>
    <w:rsid w:val="00DC0DBD"/>
    <w:rsid w:val="00DC1DE4"/>
    <w:rsid w:val="00DC21D2"/>
    <w:rsid w:val="00DC3A05"/>
    <w:rsid w:val="00DC5C46"/>
    <w:rsid w:val="00DC7B3C"/>
    <w:rsid w:val="00DD223C"/>
    <w:rsid w:val="00DD2516"/>
    <w:rsid w:val="00DD2EC8"/>
    <w:rsid w:val="00DD3E98"/>
    <w:rsid w:val="00DD6853"/>
    <w:rsid w:val="00DE0FCA"/>
    <w:rsid w:val="00DE2284"/>
    <w:rsid w:val="00DE56A0"/>
    <w:rsid w:val="00E01084"/>
    <w:rsid w:val="00E03388"/>
    <w:rsid w:val="00E04C47"/>
    <w:rsid w:val="00E05852"/>
    <w:rsid w:val="00E0793E"/>
    <w:rsid w:val="00E11345"/>
    <w:rsid w:val="00E14E0E"/>
    <w:rsid w:val="00E170C4"/>
    <w:rsid w:val="00E173CB"/>
    <w:rsid w:val="00E216FC"/>
    <w:rsid w:val="00E21F63"/>
    <w:rsid w:val="00E2371D"/>
    <w:rsid w:val="00E27443"/>
    <w:rsid w:val="00E304C8"/>
    <w:rsid w:val="00E31356"/>
    <w:rsid w:val="00E35C73"/>
    <w:rsid w:val="00E41D4E"/>
    <w:rsid w:val="00E428FB"/>
    <w:rsid w:val="00E465DC"/>
    <w:rsid w:val="00E50D43"/>
    <w:rsid w:val="00E51966"/>
    <w:rsid w:val="00E51C92"/>
    <w:rsid w:val="00E55183"/>
    <w:rsid w:val="00E56C5B"/>
    <w:rsid w:val="00E570E5"/>
    <w:rsid w:val="00E63563"/>
    <w:rsid w:val="00E666A6"/>
    <w:rsid w:val="00E758FF"/>
    <w:rsid w:val="00E76614"/>
    <w:rsid w:val="00E80546"/>
    <w:rsid w:val="00E82B7E"/>
    <w:rsid w:val="00E86DB2"/>
    <w:rsid w:val="00E87698"/>
    <w:rsid w:val="00E9507B"/>
    <w:rsid w:val="00EA1E6E"/>
    <w:rsid w:val="00EA6FF4"/>
    <w:rsid w:val="00EB35AA"/>
    <w:rsid w:val="00EB4465"/>
    <w:rsid w:val="00EB6C52"/>
    <w:rsid w:val="00EC1F09"/>
    <w:rsid w:val="00EC2B79"/>
    <w:rsid w:val="00EC2F4C"/>
    <w:rsid w:val="00EC5599"/>
    <w:rsid w:val="00EC7D13"/>
    <w:rsid w:val="00ED5683"/>
    <w:rsid w:val="00ED5C82"/>
    <w:rsid w:val="00EE1B0A"/>
    <w:rsid w:val="00EE2085"/>
    <w:rsid w:val="00EE29D3"/>
    <w:rsid w:val="00EE6C7C"/>
    <w:rsid w:val="00EF432A"/>
    <w:rsid w:val="00EF4389"/>
    <w:rsid w:val="00EF5C35"/>
    <w:rsid w:val="00F0625F"/>
    <w:rsid w:val="00F111B1"/>
    <w:rsid w:val="00F11795"/>
    <w:rsid w:val="00F15979"/>
    <w:rsid w:val="00F16A03"/>
    <w:rsid w:val="00F2126A"/>
    <w:rsid w:val="00F22AF1"/>
    <w:rsid w:val="00F26886"/>
    <w:rsid w:val="00F336B3"/>
    <w:rsid w:val="00F35E60"/>
    <w:rsid w:val="00F36100"/>
    <w:rsid w:val="00F42E23"/>
    <w:rsid w:val="00F467F2"/>
    <w:rsid w:val="00F544AF"/>
    <w:rsid w:val="00F66DAE"/>
    <w:rsid w:val="00F72B6A"/>
    <w:rsid w:val="00F7538B"/>
    <w:rsid w:val="00F80E45"/>
    <w:rsid w:val="00F8116E"/>
    <w:rsid w:val="00F82517"/>
    <w:rsid w:val="00F833B7"/>
    <w:rsid w:val="00F86A54"/>
    <w:rsid w:val="00F87A13"/>
    <w:rsid w:val="00F906A2"/>
    <w:rsid w:val="00F90B48"/>
    <w:rsid w:val="00F94F41"/>
    <w:rsid w:val="00F9583E"/>
    <w:rsid w:val="00F9611C"/>
    <w:rsid w:val="00F966BC"/>
    <w:rsid w:val="00F972CF"/>
    <w:rsid w:val="00FA04E6"/>
    <w:rsid w:val="00FA192C"/>
    <w:rsid w:val="00FA30B7"/>
    <w:rsid w:val="00FA360B"/>
    <w:rsid w:val="00FB151C"/>
    <w:rsid w:val="00FB37BC"/>
    <w:rsid w:val="00FB4E51"/>
    <w:rsid w:val="00FB77E7"/>
    <w:rsid w:val="00FC3B64"/>
    <w:rsid w:val="00FD193B"/>
    <w:rsid w:val="00FD7208"/>
    <w:rsid w:val="00FD7E02"/>
    <w:rsid w:val="00FE07B6"/>
    <w:rsid w:val="00FE11E4"/>
    <w:rsid w:val="00FE75AE"/>
    <w:rsid w:val="00FE75F8"/>
    <w:rsid w:val="00FF0855"/>
    <w:rsid w:val="00FF0FCE"/>
    <w:rsid w:val="00FF14EE"/>
    <w:rsid w:val="00FF203E"/>
    <w:rsid w:val="00FF40C5"/>
    <w:rsid w:val="00FF49E4"/>
    <w:rsid w:val="00FF58EF"/>
    <w:rsid w:val="00FF5A8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E1E2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E4AE9"/>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171F"/>
    <w:pPr>
      <w:ind w:left="720"/>
      <w:contextualSpacing/>
    </w:pPr>
  </w:style>
  <w:style w:type="paragraph" w:styleId="DocumentMap">
    <w:name w:val="Document Map"/>
    <w:basedOn w:val="Normal"/>
    <w:link w:val="DocumentMapChar"/>
    <w:uiPriority w:val="99"/>
    <w:semiHidden/>
    <w:unhideWhenUsed/>
    <w:rsid w:val="00B557D8"/>
  </w:style>
  <w:style w:type="character" w:customStyle="1" w:styleId="DocumentMapChar">
    <w:name w:val="Document Map Char"/>
    <w:basedOn w:val="DefaultParagraphFont"/>
    <w:link w:val="DocumentMap"/>
    <w:uiPriority w:val="99"/>
    <w:semiHidden/>
    <w:rsid w:val="00B557D8"/>
    <w:rPr>
      <w:rFonts w:ascii="Times New Roman" w:hAnsi="Times New Roman" w:cs="Times New Roman"/>
    </w:rPr>
  </w:style>
  <w:style w:type="table" w:styleId="TableGrid">
    <w:name w:val="Table Grid"/>
    <w:basedOn w:val="TableNormal"/>
    <w:uiPriority w:val="39"/>
    <w:rsid w:val="007271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A192C"/>
    <w:rPr>
      <w:color w:val="0000FF"/>
      <w:u w:val="single"/>
    </w:rPr>
  </w:style>
  <w:style w:type="character" w:styleId="FollowedHyperlink">
    <w:name w:val="FollowedHyperlink"/>
    <w:basedOn w:val="DefaultParagraphFont"/>
    <w:uiPriority w:val="99"/>
    <w:semiHidden/>
    <w:unhideWhenUsed/>
    <w:rsid w:val="00395563"/>
    <w:rPr>
      <w:color w:val="919191" w:themeColor="followedHyperlink"/>
      <w:u w:val="single"/>
    </w:rPr>
  </w:style>
  <w:style w:type="character" w:customStyle="1" w:styleId="accessible">
    <w:name w:val="accessible"/>
    <w:basedOn w:val="DefaultParagraphFont"/>
    <w:rsid w:val="00FD193B"/>
  </w:style>
  <w:style w:type="paragraph" w:styleId="Caption">
    <w:name w:val="caption"/>
    <w:basedOn w:val="Normal"/>
    <w:next w:val="Normal"/>
    <w:uiPriority w:val="35"/>
    <w:unhideWhenUsed/>
    <w:qFormat/>
    <w:rsid w:val="007B7597"/>
    <w:pPr>
      <w:spacing w:after="200"/>
    </w:pPr>
    <w:rPr>
      <w:i/>
      <w:iCs/>
      <w:color w:val="000000" w:themeColor="text2"/>
      <w:sz w:val="18"/>
      <w:szCs w:val="18"/>
    </w:rPr>
  </w:style>
  <w:style w:type="paragraph" w:styleId="Header">
    <w:name w:val="header"/>
    <w:basedOn w:val="Normal"/>
    <w:link w:val="HeaderChar"/>
    <w:uiPriority w:val="99"/>
    <w:unhideWhenUsed/>
    <w:rsid w:val="00B65F62"/>
    <w:pPr>
      <w:tabs>
        <w:tab w:val="center" w:pos="4680"/>
        <w:tab w:val="right" w:pos="9360"/>
      </w:tabs>
    </w:pPr>
  </w:style>
  <w:style w:type="character" w:customStyle="1" w:styleId="HeaderChar">
    <w:name w:val="Header Char"/>
    <w:basedOn w:val="DefaultParagraphFont"/>
    <w:link w:val="Header"/>
    <w:uiPriority w:val="99"/>
    <w:rsid w:val="00B65F62"/>
    <w:rPr>
      <w:rFonts w:ascii="Times New Roman" w:hAnsi="Times New Roman" w:cs="Times New Roman"/>
    </w:rPr>
  </w:style>
  <w:style w:type="paragraph" w:styleId="Footer">
    <w:name w:val="footer"/>
    <w:basedOn w:val="Normal"/>
    <w:link w:val="FooterChar"/>
    <w:uiPriority w:val="99"/>
    <w:unhideWhenUsed/>
    <w:rsid w:val="00B65F62"/>
    <w:pPr>
      <w:tabs>
        <w:tab w:val="center" w:pos="4680"/>
        <w:tab w:val="right" w:pos="9360"/>
      </w:tabs>
    </w:pPr>
  </w:style>
  <w:style w:type="character" w:customStyle="1" w:styleId="FooterChar">
    <w:name w:val="Footer Char"/>
    <w:basedOn w:val="DefaultParagraphFont"/>
    <w:link w:val="Footer"/>
    <w:uiPriority w:val="99"/>
    <w:rsid w:val="00B65F62"/>
    <w:rPr>
      <w:rFonts w:ascii="Times New Roman" w:hAnsi="Times New Roman" w:cs="Times New Roman"/>
    </w:rPr>
  </w:style>
  <w:style w:type="paragraph" w:styleId="BalloonText">
    <w:name w:val="Balloon Text"/>
    <w:basedOn w:val="Normal"/>
    <w:link w:val="BalloonTextChar"/>
    <w:uiPriority w:val="99"/>
    <w:semiHidden/>
    <w:unhideWhenUsed/>
    <w:rsid w:val="0055394E"/>
    <w:rPr>
      <w:rFonts w:ascii="Tahoma" w:hAnsi="Tahoma" w:cs="Tahoma"/>
      <w:sz w:val="16"/>
      <w:szCs w:val="16"/>
    </w:rPr>
  </w:style>
  <w:style w:type="character" w:customStyle="1" w:styleId="BalloonTextChar">
    <w:name w:val="Balloon Text Char"/>
    <w:basedOn w:val="DefaultParagraphFont"/>
    <w:link w:val="BalloonText"/>
    <w:uiPriority w:val="99"/>
    <w:semiHidden/>
    <w:rsid w:val="0055394E"/>
    <w:rPr>
      <w:rFonts w:ascii="Tahoma" w:hAnsi="Tahoma" w:cs="Tahoma"/>
      <w:sz w:val="16"/>
      <w:szCs w:val="16"/>
    </w:rPr>
  </w:style>
  <w:style w:type="character" w:styleId="CommentReference">
    <w:name w:val="annotation reference"/>
    <w:basedOn w:val="DefaultParagraphFont"/>
    <w:uiPriority w:val="99"/>
    <w:semiHidden/>
    <w:unhideWhenUsed/>
    <w:rsid w:val="0055394E"/>
    <w:rPr>
      <w:sz w:val="16"/>
      <w:szCs w:val="16"/>
    </w:rPr>
  </w:style>
  <w:style w:type="paragraph" w:styleId="CommentText">
    <w:name w:val="annotation text"/>
    <w:basedOn w:val="Normal"/>
    <w:link w:val="CommentTextChar"/>
    <w:uiPriority w:val="99"/>
    <w:semiHidden/>
    <w:unhideWhenUsed/>
    <w:rsid w:val="0055394E"/>
    <w:rPr>
      <w:sz w:val="20"/>
      <w:szCs w:val="20"/>
    </w:rPr>
  </w:style>
  <w:style w:type="character" w:customStyle="1" w:styleId="CommentTextChar">
    <w:name w:val="Comment Text Char"/>
    <w:basedOn w:val="DefaultParagraphFont"/>
    <w:link w:val="CommentText"/>
    <w:uiPriority w:val="99"/>
    <w:semiHidden/>
    <w:rsid w:val="0055394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5394E"/>
    <w:rPr>
      <w:b/>
      <w:bCs/>
    </w:rPr>
  </w:style>
  <w:style w:type="character" w:customStyle="1" w:styleId="CommentSubjectChar">
    <w:name w:val="Comment Subject Char"/>
    <w:basedOn w:val="CommentTextChar"/>
    <w:link w:val="CommentSubject"/>
    <w:uiPriority w:val="99"/>
    <w:semiHidden/>
    <w:rsid w:val="0055394E"/>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072457">
      <w:bodyDiv w:val="1"/>
      <w:marLeft w:val="0"/>
      <w:marRight w:val="0"/>
      <w:marTop w:val="0"/>
      <w:marBottom w:val="0"/>
      <w:divBdr>
        <w:top w:val="none" w:sz="0" w:space="0" w:color="auto"/>
        <w:left w:val="none" w:sz="0" w:space="0" w:color="auto"/>
        <w:bottom w:val="none" w:sz="0" w:space="0" w:color="auto"/>
        <w:right w:val="none" w:sz="0" w:space="0" w:color="auto"/>
      </w:divBdr>
    </w:div>
    <w:div w:id="186413170">
      <w:bodyDiv w:val="1"/>
      <w:marLeft w:val="0"/>
      <w:marRight w:val="0"/>
      <w:marTop w:val="0"/>
      <w:marBottom w:val="0"/>
      <w:divBdr>
        <w:top w:val="none" w:sz="0" w:space="0" w:color="auto"/>
        <w:left w:val="none" w:sz="0" w:space="0" w:color="auto"/>
        <w:bottom w:val="none" w:sz="0" w:space="0" w:color="auto"/>
        <w:right w:val="none" w:sz="0" w:space="0" w:color="auto"/>
      </w:divBdr>
    </w:div>
    <w:div w:id="276253278">
      <w:bodyDiv w:val="1"/>
      <w:marLeft w:val="0"/>
      <w:marRight w:val="0"/>
      <w:marTop w:val="0"/>
      <w:marBottom w:val="0"/>
      <w:divBdr>
        <w:top w:val="none" w:sz="0" w:space="0" w:color="auto"/>
        <w:left w:val="none" w:sz="0" w:space="0" w:color="auto"/>
        <w:bottom w:val="none" w:sz="0" w:space="0" w:color="auto"/>
        <w:right w:val="none" w:sz="0" w:space="0" w:color="auto"/>
      </w:divBdr>
    </w:div>
    <w:div w:id="417822944">
      <w:bodyDiv w:val="1"/>
      <w:marLeft w:val="0"/>
      <w:marRight w:val="0"/>
      <w:marTop w:val="0"/>
      <w:marBottom w:val="0"/>
      <w:divBdr>
        <w:top w:val="none" w:sz="0" w:space="0" w:color="auto"/>
        <w:left w:val="none" w:sz="0" w:space="0" w:color="auto"/>
        <w:bottom w:val="none" w:sz="0" w:space="0" w:color="auto"/>
        <w:right w:val="none" w:sz="0" w:space="0" w:color="auto"/>
      </w:divBdr>
    </w:div>
    <w:div w:id="554780681">
      <w:bodyDiv w:val="1"/>
      <w:marLeft w:val="0"/>
      <w:marRight w:val="0"/>
      <w:marTop w:val="0"/>
      <w:marBottom w:val="0"/>
      <w:divBdr>
        <w:top w:val="none" w:sz="0" w:space="0" w:color="auto"/>
        <w:left w:val="none" w:sz="0" w:space="0" w:color="auto"/>
        <w:bottom w:val="none" w:sz="0" w:space="0" w:color="auto"/>
        <w:right w:val="none" w:sz="0" w:space="0" w:color="auto"/>
      </w:divBdr>
    </w:div>
    <w:div w:id="929237968">
      <w:bodyDiv w:val="1"/>
      <w:marLeft w:val="0"/>
      <w:marRight w:val="0"/>
      <w:marTop w:val="0"/>
      <w:marBottom w:val="0"/>
      <w:divBdr>
        <w:top w:val="none" w:sz="0" w:space="0" w:color="auto"/>
        <w:left w:val="none" w:sz="0" w:space="0" w:color="auto"/>
        <w:bottom w:val="none" w:sz="0" w:space="0" w:color="auto"/>
        <w:right w:val="none" w:sz="0" w:space="0" w:color="auto"/>
      </w:divBdr>
    </w:div>
    <w:div w:id="934555516">
      <w:bodyDiv w:val="1"/>
      <w:marLeft w:val="0"/>
      <w:marRight w:val="0"/>
      <w:marTop w:val="0"/>
      <w:marBottom w:val="0"/>
      <w:divBdr>
        <w:top w:val="none" w:sz="0" w:space="0" w:color="auto"/>
        <w:left w:val="none" w:sz="0" w:space="0" w:color="auto"/>
        <w:bottom w:val="none" w:sz="0" w:space="0" w:color="auto"/>
        <w:right w:val="none" w:sz="0" w:space="0" w:color="auto"/>
      </w:divBdr>
    </w:div>
    <w:div w:id="1084061431">
      <w:bodyDiv w:val="1"/>
      <w:marLeft w:val="0"/>
      <w:marRight w:val="0"/>
      <w:marTop w:val="0"/>
      <w:marBottom w:val="0"/>
      <w:divBdr>
        <w:top w:val="none" w:sz="0" w:space="0" w:color="auto"/>
        <w:left w:val="none" w:sz="0" w:space="0" w:color="auto"/>
        <w:bottom w:val="none" w:sz="0" w:space="0" w:color="auto"/>
        <w:right w:val="none" w:sz="0" w:space="0" w:color="auto"/>
      </w:divBdr>
    </w:div>
    <w:div w:id="1160462334">
      <w:bodyDiv w:val="1"/>
      <w:marLeft w:val="0"/>
      <w:marRight w:val="0"/>
      <w:marTop w:val="0"/>
      <w:marBottom w:val="0"/>
      <w:divBdr>
        <w:top w:val="none" w:sz="0" w:space="0" w:color="auto"/>
        <w:left w:val="none" w:sz="0" w:space="0" w:color="auto"/>
        <w:bottom w:val="none" w:sz="0" w:space="0" w:color="auto"/>
        <w:right w:val="none" w:sz="0" w:space="0" w:color="auto"/>
      </w:divBdr>
    </w:div>
    <w:div w:id="1173453962">
      <w:bodyDiv w:val="1"/>
      <w:marLeft w:val="0"/>
      <w:marRight w:val="0"/>
      <w:marTop w:val="0"/>
      <w:marBottom w:val="0"/>
      <w:divBdr>
        <w:top w:val="none" w:sz="0" w:space="0" w:color="auto"/>
        <w:left w:val="none" w:sz="0" w:space="0" w:color="auto"/>
        <w:bottom w:val="none" w:sz="0" w:space="0" w:color="auto"/>
        <w:right w:val="none" w:sz="0" w:space="0" w:color="auto"/>
      </w:divBdr>
    </w:div>
    <w:div w:id="1261334694">
      <w:bodyDiv w:val="1"/>
      <w:marLeft w:val="0"/>
      <w:marRight w:val="0"/>
      <w:marTop w:val="0"/>
      <w:marBottom w:val="0"/>
      <w:divBdr>
        <w:top w:val="none" w:sz="0" w:space="0" w:color="auto"/>
        <w:left w:val="none" w:sz="0" w:space="0" w:color="auto"/>
        <w:bottom w:val="none" w:sz="0" w:space="0" w:color="auto"/>
        <w:right w:val="none" w:sz="0" w:space="0" w:color="auto"/>
      </w:divBdr>
    </w:div>
    <w:div w:id="1454472036">
      <w:bodyDiv w:val="1"/>
      <w:marLeft w:val="0"/>
      <w:marRight w:val="0"/>
      <w:marTop w:val="0"/>
      <w:marBottom w:val="0"/>
      <w:divBdr>
        <w:top w:val="none" w:sz="0" w:space="0" w:color="auto"/>
        <w:left w:val="none" w:sz="0" w:space="0" w:color="auto"/>
        <w:bottom w:val="none" w:sz="0" w:space="0" w:color="auto"/>
        <w:right w:val="none" w:sz="0" w:space="0" w:color="auto"/>
      </w:divBdr>
    </w:div>
    <w:div w:id="1526095019">
      <w:bodyDiv w:val="1"/>
      <w:marLeft w:val="0"/>
      <w:marRight w:val="0"/>
      <w:marTop w:val="0"/>
      <w:marBottom w:val="0"/>
      <w:divBdr>
        <w:top w:val="none" w:sz="0" w:space="0" w:color="auto"/>
        <w:left w:val="none" w:sz="0" w:space="0" w:color="auto"/>
        <w:bottom w:val="none" w:sz="0" w:space="0" w:color="auto"/>
        <w:right w:val="none" w:sz="0" w:space="0" w:color="auto"/>
      </w:divBdr>
      <w:divsChild>
        <w:div w:id="234972907">
          <w:marLeft w:val="0"/>
          <w:marRight w:val="0"/>
          <w:marTop w:val="0"/>
          <w:marBottom w:val="0"/>
          <w:divBdr>
            <w:top w:val="none" w:sz="0" w:space="0" w:color="auto"/>
            <w:left w:val="none" w:sz="0" w:space="0" w:color="auto"/>
            <w:bottom w:val="none" w:sz="0" w:space="0" w:color="auto"/>
            <w:right w:val="none" w:sz="0" w:space="0" w:color="auto"/>
          </w:divBdr>
        </w:div>
        <w:div w:id="879511269">
          <w:marLeft w:val="0"/>
          <w:marRight w:val="0"/>
          <w:marTop w:val="0"/>
          <w:marBottom w:val="0"/>
          <w:divBdr>
            <w:top w:val="none" w:sz="0" w:space="0" w:color="auto"/>
            <w:left w:val="none" w:sz="0" w:space="0" w:color="auto"/>
            <w:bottom w:val="none" w:sz="0" w:space="0" w:color="auto"/>
            <w:right w:val="none" w:sz="0" w:space="0" w:color="auto"/>
          </w:divBdr>
          <w:divsChild>
            <w:div w:id="2127002901">
              <w:marLeft w:val="0"/>
              <w:marRight w:val="0"/>
              <w:marTop w:val="0"/>
              <w:marBottom w:val="0"/>
              <w:divBdr>
                <w:top w:val="none" w:sz="0" w:space="0" w:color="auto"/>
                <w:left w:val="none" w:sz="0" w:space="0" w:color="auto"/>
                <w:bottom w:val="none" w:sz="0" w:space="0" w:color="auto"/>
                <w:right w:val="none" w:sz="0" w:space="0" w:color="auto"/>
              </w:divBdr>
            </w:div>
          </w:divsChild>
        </w:div>
        <w:div w:id="1362971657">
          <w:marLeft w:val="0"/>
          <w:marRight w:val="0"/>
          <w:marTop w:val="0"/>
          <w:marBottom w:val="0"/>
          <w:divBdr>
            <w:top w:val="none" w:sz="0" w:space="0" w:color="auto"/>
            <w:left w:val="none" w:sz="0" w:space="0" w:color="auto"/>
            <w:bottom w:val="none" w:sz="0" w:space="0" w:color="auto"/>
            <w:right w:val="none" w:sz="0" w:space="0" w:color="auto"/>
          </w:divBdr>
        </w:div>
      </w:divsChild>
    </w:div>
    <w:div w:id="1554851964">
      <w:bodyDiv w:val="1"/>
      <w:marLeft w:val="0"/>
      <w:marRight w:val="0"/>
      <w:marTop w:val="0"/>
      <w:marBottom w:val="0"/>
      <w:divBdr>
        <w:top w:val="none" w:sz="0" w:space="0" w:color="auto"/>
        <w:left w:val="none" w:sz="0" w:space="0" w:color="auto"/>
        <w:bottom w:val="none" w:sz="0" w:space="0" w:color="auto"/>
        <w:right w:val="none" w:sz="0" w:space="0" w:color="auto"/>
      </w:divBdr>
    </w:div>
    <w:div w:id="17641087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hyperlink" Target="http://dx.doi.org/10.1007/s10610-017-9341-6" TargetMode="External"/><Relationship Id="rId23" Type="http://schemas.openxmlformats.org/officeDocument/2006/relationships/hyperlink" Target="https://data.cityofnewyork.us/Housing-Development/Building-Footprints/nqwf-w8eh" TargetMode="External"/><Relationship Id="rId24" Type="http://schemas.openxmlformats.org/officeDocument/2006/relationships/hyperlink" Target="http://dx.doi.org/10.1177/0309132508105000" TargetMode="External"/><Relationship Id="rId25" Type="http://schemas.openxmlformats.org/officeDocument/2006/relationships/hyperlink" Target="http://dx.doi.org/10.1007/s11292-007-9024-2" TargetMode="External"/><Relationship Id="rId26" Type="http://schemas.openxmlformats.org/officeDocument/2006/relationships/hyperlink" Target="https://publicaties.dsp-groep.nl/getFile.cfm?file=Displacement%20Amsterdam_CCTC_SF.pdf&amp;dir=rapport" TargetMode="External"/><Relationship Id="rId27" Type="http://schemas.openxmlformats.org/officeDocument/2006/relationships/hyperlink" Target="http://www.no-cctv.org.uk/caseagainst/docs/Assessing_the_impact_of_CCTV-HO_study292.pdf" TargetMode="External"/><Relationship Id="rId28" Type="http://schemas.openxmlformats.org/officeDocument/2006/relationships/hyperlink" Target="https://www.kickstarter.com/projects/kazarazat/surv-app-for-iphone" TargetMode="External"/><Relationship Id="rId29" Type="http://schemas.openxmlformats.org/officeDocument/2006/relationships/hyperlink" Target="http://dx.doi.org/10.1177/0309132507077082"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cril.mitotedigital.org/sites/default/files/content/iaa_tactical_cartographies.pdf" TargetMode="External"/><Relationship Id="rId31" Type="http://schemas.openxmlformats.org/officeDocument/2006/relationships/hyperlink" Target="http://www.mediaeater.com/cameras/" TargetMode="External"/><Relationship Id="rId32" Type="http://schemas.openxmlformats.org/officeDocument/2006/relationships/hyperlink" Target="http://www.notbored.org/the-scp.html" TargetMode="Externa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s://zola.planning.nyc.gov/" TargetMode="External"/><Relationship Id="rId34" Type="http://schemas.openxmlformats.org/officeDocument/2006/relationships/hyperlink" Target="https://www1.nyc.gov/site/planning/data-maps/open-data/dwn-gis-zoning.page" TargetMode="External"/><Relationship Id="rId35" Type="http://schemas.openxmlformats.org/officeDocument/2006/relationships/hyperlink" Target="https://data.cityofnewyork.us/City-Government/Parks-Properties/k2ya-ucmv" TargetMode="External"/><Relationship Id="rId36" Type="http://schemas.openxmlformats.org/officeDocument/2006/relationships/hyperlink" Target="http://dx.doi.org/10.1080/07418825.2012.723034" TargetMode="Externa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37" Type="http://schemas.openxmlformats.org/officeDocument/2006/relationships/hyperlink" Target="http://dx.doi.org/10.1080/07418820902873852" TargetMode="External"/><Relationship Id="rId38" Type="http://schemas.openxmlformats.org/officeDocument/2006/relationships/hyperlink" Target="https://data.cityofnewyork.us/Transportation/Subway-Lines/3qz8-muuu" TargetMode="External"/><Relationship Id="rId39" Type="http://schemas.openxmlformats.org/officeDocument/2006/relationships/hyperlink" Target="https://onlinelibrary-wiley-com.proxy.wexler.hunter.cuny.edu/doi/epdf/10.1111/j.1541-1338.2011.00536.x" TargetMode="External"/><Relationship Id="rId40" Type="http://schemas.openxmlformats.org/officeDocument/2006/relationships/hyperlink" Target="https://www.videosurveillance.com/communitycam/" TargetMode="External"/><Relationship Id="rId41" Type="http://schemas.openxmlformats.org/officeDocument/2006/relationships/hyperlink" Target="https://vimeo.com/6163268" TargetMode="External"/><Relationship Id="rId42" Type="http://schemas.openxmlformats.org/officeDocument/2006/relationships/fontTable" Target="fontTable.xml"/><Relationship Id="rId43" Type="http://schemas.microsoft.com/office/2011/relationships/people" Target="peop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E15E4CF-298D-DF41-BF89-62FA63CF9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5026</Words>
  <Characters>27849</Characters>
  <Application>Microsoft Macintosh Word</Application>
  <DocSecurity>0</DocSecurity>
  <Lines>525</Lines>
  <Paragraphs>206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32669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Elgamal</dc:creator>
  <cp:keywords/>
  <dc:description/>
  <cp:lastModifiedBy>Nada Elgamal</cp:lastModifiedBy>
  <cp:revision>3</cp:revision>
  <dcterms:created xsi:type="dcterms:W3CDTF">2018-07-30T05:47:00Z</dcterms:created>
  <dcterms:modified xsi:type="dcterms:W3CDTF">2018-07-30T05:52:00Z</dcterms:modified>
  <cp:category/>
</cp:coreProperties>
</file>